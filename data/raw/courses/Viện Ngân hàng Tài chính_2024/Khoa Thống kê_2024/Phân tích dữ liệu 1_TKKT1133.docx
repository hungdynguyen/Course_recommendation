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1D00FC" w14:paraId="4299F999" w14:textId="77777777" w:rsidTr="00A72D8A">
        <w:trPr>
          <w:jc w:val="center"/>
        </w:trPr>
        <w:tc>
          <w:tcPr>
            <w:tcW w:w="4962" w:type="dxa"/>
          </w:tcPr>
          <w:p w14:paraId="0AE551F8" w14:textId="77777777" w:rsidR="00EE33A0" w:rsidRPr="001D00FC" w:rsidRDefault="00EE33A0" w:rsidP="00ED1B53">
            <w:pPr>
              <w:widowControl w:val="0"/>
              <w:spacing w:before="0" w:after="0"/>
              <w:ind w:firstLine="0"/>
              <w:jc w:val="center"/>
              <w:textAlignment w:val="baseline"/>
              <w:outlineLvl w:val="0"/>
              <w:rPr>
                <w:rFonts w:eastAsia="Times New Roman" w:cs="Times New Roman"/>
                <w:kern w:val="36"/>
                <w:sz w:val="24"/>
                <w:szCs w:val="24"/>
              </w:rPr>
            </w:pPr>
            <w:r w:rsidRPr="001D00FC">
              <w:rPr>
                <w:rFonts w:eastAsia="Times New Roman" w:cs="Times New Roman"/>
                <w:kern w:val="36"/>
                <w:sz w:val="24"/>
                <w:szCs w:val="24"/>
              </w:rPr>
              <w:t>BỘ GIÁO DỤC VÀ ĐÀO TẠO</w:t>
            </w:r>
          </w:p>
          <w:p w14:paraId="4E7B2AD9" w14:textId="1A864F98" w:rsidR="00EE33A0" w:rsidRPr="001D00FC" w:rsidRDefault="00EE33A0" w:rsidP="00ED1B53">
            <w:pPr>
              <w:widowControl w:val="0"/>
              <w:spacing w:before="0" w:after="0"/>
              <w:ind w:firstLine="0"/>
              <w:jc w:val="center"/>
              <w:textAlignment w:val="baseline"/>
              <w:rPr>
                <w:rFonts w:cs="Times New Roman"/>
                <w:b/>
                <w:sz w:val="24"/>
                <w:szCs w:val="24"/>
              </w:rPr>
            </w:pPr>
            <w:r w:rsidRPr="001D00FC">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1D00FC">
              <w:rPr>
                <w:rFonts w:eastAsia="Times New Roman" w:cs="Times New Roman"/>
                <w:b/>
                <w:kern w:val="36"/>
                <w:sz w:val="24"/>
                <w:szCs w:val="24"/>
              </w:rPr>
              <w:t>TRƯỜNG ĐẠI HỌC KINH TẾ QUỐC DÂN</w:t>
            </w:r>
          </w:p>
        </w:tc>
        <w:tc>
          <w:tcPr>
            <w:tcW w:w="5245" w:type="dxa"/>
          </w:tcPr>
          <w:p w14:paraId="33E5D44F" w14:textId="77777777" w:rsidR="00EE33A0" w:rsidRPr="001D00FC" w:rsidRDefault="00EE33A0" w:rsidP="00ED1B53">
            <w:pPr>
              <w:widowControl w:val="0"/>
              <w:spacing w:before="0" w:after="0"/>
              <w:ind w:firstLine="0"/>
              <w:jc w:val="center"/>
              <w:textAlignment w:val="baseline"/>
              <w:outlineLvl w:val="0"/>
              <w:rPr>
                <w:rFonts w:eastAsia="Times New Roman" w:cs="Times New Roman"/>
                <w:b/>
                <w:kern w:val="36"/>
                <w:sz w:val="24"/>
                <w:szCs w:val="24"/>
              </w:rPr>
            </w:pPr>
            <w:r w:rsidRPr="001D00FC">
              <w:rPr>
                <w:rFonts w:eastAsia="Times New Roman" w:cs="Times New Roman"/>
                <w:b/>
                <w:kern w:val="36"/>
                <w:sz w:val="24"/>
                <w:szCs w:val="24"/>
              </w:rPr>
              <w:t>CỘNG HÒA XÃ HỘI CHỦ NGHĨA VIỆT NAM</w:t>
            </w:r>
          </w:p>
          <w:p w14:paraId="130EBC09" w14:textId="43606C64" w:rsidR="00EE33A0" w:rsidRPr="001D00FC" w:rsidRDefault="00EE33A0" w:rsidP="00ED1B53">
            <w:pPr>
              <w:widowControl w:val="0"/>
              <w:spacing w:before="0" w:after="0"/>
              <w:ind w:firstLine="0"/>
              <w:jc w:val="center"/>
              <w:textAlignment w:val="baseline"/>
              <w:outlineLvl w:val="0"/>
              <w:rPr>
                <w:rFonts w:eastAsia="Times New Roman" w:cs="Times New Roman"/>
                <w:b/>
                <w:kern w:val="36"/>
                <w:sz w:val="24"/>
                <w:szCs w:val="24"/>
              </w:rPr>
            </w:pPr>
            <w:r w:rsidRPr="001D00FC">
              <w:rPr>
                <w:rFonts w:eastAsia="Times New Roman" w:cs="Times New Roman"/>
                <w:b/>
                <w:kern w:val="36"/>
                <w:sz w:val="24"/>
                <w:szCs w:val="24"/>
              </w:rPr>
              <w:t>Độc lập – Tự do – Hạnh phúc</w:t>
            </w:r>
          </w:p>
          <w:p w14:paraId="697F0146" w14:textId="652B1144" w:rsidR="00EE33A0" w:rsidRPr="001D00FC" w:rsidRDefault="007168CE" w:rsidP="00ED1B53">
            <w:pPr>
              <w:widowControl w:val="0"/>
              <w:spacing w:before="0" w:after="0"/>
              <w:ind w:firstLine="0"/>
              <w:jc w:val="center"/>
              <w:textAlignment w:val="baseline"/>
              <w:rPr>
                <w:rFonts w:cs="Times New Roman"/>
                <w:b/>
                <w:sz w:val="24"/>
                <w:szCs w:val="24"/>
              </w:rPr>
            </w:pPr>
            <w:r w:rsidRPr="001D00FC">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1D00FC" w14:paraId="1BA9FC0B" w14:textId="77777777" w:rsidTr="00A72D8A">
        <w:trPr>
          <w:jc w:val="center"/>
        </w:trPr>
        <w:tc>
          <w:tcPr>
            <w:tcW w:w="4962" w:type="dxa"/>
          </w:tcPr>
          <w:p w14:paraId="5B4A24C8" w14:textId="77777777" w:rsidR="00A72D8A" w:rsidRPr="001D00FC" w:rsidRDefault="00A72D8A" w:rsidP="00ED1B5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1D00FC" w:rsidRDefault="00A72D8A" w:rsidP="00ED1B53">
            <w:pPr>
              <w:widowControl w:val="0"/>
              <w:spacing w:before="0" w:after="0"/>
              <w:ind w:firstLine="0"/>
              <w:jc w:val="center"/>
              <w:textAlignment w:val="baseline"/>
              <w:outlineLvl w:val="0"/>
              <w:rPr>
                <w:rFonts w:eastAsia="Times New Roman" w:cs="Times New Roman"/>
                <w:b/>
                <w:kern w:val="36"/>
                <w:sz w:val="24"/>
                <w:szCs w:val="24"/>
              </w:rPr>
            </w:pPr>
          </w:p>
        </w:tc>
      </w:tr>
      <w:tr w:rsidR="00A72D8A" w:rsidRPr="001D00FC" w14:paraId="4C9508B4" w14:textId="77777777" w:rsidTr="00650A7E">
        <w:trPr>
          <w:jc w:val="center"/>
        </w:trPr>
        <w:tc>
          <w:tcPr>
            <w:tcW w:w="10207" w:type="dxa"/>
            <w:gridSpan w:val="2"/>
          </w:tcPr>
          <w:p w14:paraId="4D33446A" w14:textId="77777777" w:rsidR="00A72D8A" w:rsidRPr="001D00FC" w:rsidRDefault="00A72D8A" w:rsidP="00ED1B53">
            <w:pPr>
              <w:widowControl w:val="0"/>
              <w:spacing w:before="0" w:after="0"/>
              <w:ind w:firstLine="0"/>
              <w:jc w:val="center"/>
              <w:textAlignment w:val="baseline"/>
              <w:rPr>
                <w:rFonts w:cs="Times New Roman"/>
                <w:b/>
                <w:sz w:val="24"/>
                <w:szCs w:val="24"/>
              </w:rPr>
            </w:pPr>
            <w:r w:rsidRPr="001D00FC">
              <w:rPr>
                <w:rFonts w:cs="Times New Roman"/>
                <w:b/>
                <w:sz w:val="24"/>
                <w:szCs w:val="24"/>
              </w:rPr>
              <w:t>ĐỀ CƯƠNG CHI TIẾT HỌC PHẦN</w:t>
            </w:r>
          </w:p>
          <w:p w14:paraId="5FBF6510" w14:textId="42D475E4" w:rsidR="00A72D8A" w:rsidRPr="001D00FC" w:rsidRDefault="00A72D8A" w:rsidP="00ED1B53">
            <w:pPr>
              <w:widowControl w:val="0"/>
              <w:spacing w:before="0" w:after="0"/>
              <w:ind w:firstLine="0"/>
              <w:jc w:val="center"/>
              <w:textAlignment w:val="baseline"/>
              <w:outlineLvl w:val="0"/>
              <w:rPr>
                <w:rFonts w:eastAsia="Times New Roman" w:cs="Times New Roman"/>
                <w:b/>
                <w:kern w:val="36"/>
                <w:sz w:val="24"/>
                <w:szCs w:val="24"/>
              </w:rPr>
            </w:pPr>
            <w:r w:rsidRPr="001D00FC">
              <w:rPr>
                <w:rFonts w:cs="Times New Roman"/>
                <w:b/>
                <w:sz w:val="24"/>
                <w:szCs w:val="24"/>
              </w:rPr>
              <w:t>(Detailed Course Syllabus)</w:t>
            </w:r>
          </w:p>
        </w:tc>
      </w:tr>
      <w:tr w:rsidR="00A72D8A" w:rsidRPr="001D00FC" w14:paraId="64B55F93" w14:textId="77777777" w:rsidTr="00650A7E">
        <w:trPr>
          <w:jc w:val="center"/>
        </w:trPr>
        <w:tc>
          <w:tcPr>
            <w:tcW w:w="10207" w:type="dxa"/>
            <w:gridSpan w:val="2"/>
          </w:tcPr>
          <w:p w14:paraId="72CE057C" w14:textId="2111123C" w:rsidR="00A72D8A" w:rsidRPr="001D00FC" w:rsidRDefault="00F71BE4" w:rsidP="00ED1B53">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1D00FC" w:rsidRDefault="00A84966" w:rsidP="00ED1B53">
      <w:pPr>
        <w:widowControl w:val="0"/>
        <w:spacing w:before="0" w:after="0"/>
        <w:ind w:firstLine="0"/>
        <w:jc w:val="center"/>
        <w:textAlignment w:val="baseline"/>
        <w:rPr>
          <w:rFonts w:cs="Times New Roman"/>
          <w:b/>
          <w:sz w:val="24"/>
          <w:szCs w:val="24"/>
        </w:rPr>
      </w:pPr>
    </w:p>
    <w:p w14:paraId="0568EAA5" w14:textId="7963CA38" w:rsidR="00DC2D0E" w:rsidRPr="001D00FC" w:rsidRDefault="00DC2D0E" w:rsidP="00ED1B53">
      <w:pPr>
        <w:widowControl w:val="0"/>
        <w:spacing w:before="0" w:after="0"/>
        <w:ind w:firstLine="0"/>
        <w:rPr>
          <w:rFonts w:cs="Times New Roman"/>
          <w:b/>
          <w:sz w:val="24"/>
          <w:szCs w:val="24"/>
        </w:rPr>
      </w:pPr>
      <w:r w:rsidRPr="001D00FC">
        <w:rPr>
          <w:rFonts w:cs="Times New Roman"/>
          <w:b/>
          <w:sz w:val="24"/>
          <w:szCs w:val="24"/>
        </w:rPr>
        <w:t xml:space="preserve">1. THÔNG TIN </w:t>
      </w:r>
      <w:r w:rsidR="008B7A5E" w:rsidRPr="001D00FC">
        <w:rPr>
          <w:rFonts w:cs="Times New Roman"/>
          <w:b/>
          <w:sz w:val="24"/>
          <w:szCs w:val="24"/>
        </w:rPr>
        <w:t>CHUNG</w:t>
      </w:r>
      <w:r w:rsidRPr="001D00FC">
        <w:rPr>
          <w:rFonts w:cs="Times New Roman"/>
          <w:b/>
          <w:sz w:val="24"/>
          <w:szCs w:val="24"/>
        </w:rPr>
        <w:t xml:space="preserve"> (</w:t>
      </w:r>
      <w:r w:rsidR="004B640E" w:rsidRPr="001D00FC">
        <w:rPr>
          <w:rFonts w:cs="Times New Roman"/>
          <w:b/>
          <w:sz w:val="24"/>
          <w:szCs w:val="24"/>
        </w:rPr>
        <w:t xml:space="preserve">General </w:t>
      </w:r>
      <w:r w:rsidR="00105CEE" w:rsidRPr="001D00FC">
        <w:rPr>
          <w:rFonts w:cs="Times New Roman"/>
          <w:b/>
          <w:sz w:val="24"/>
          <w:szCs w:val="24"/>
        </w:rPr>
        <w:t>I</w:t>
      </w:r>
      <w:r w:rsidR="004B640E" w:rsidRPr="001D00FC">
        <w:rPr>
          <w:rFonts w:cs="Times New Roman"/>
          <w:b/>
          <w:sz w:val="24"/>
          <w:szCs w:val="24"/>
        </w:rPr>
        <w:t>nformation</w:t>
      </w:r>
      <w:r w:rsidRPr="001D00FC">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03081F" w:rsidRPr="00ED1B53" w14:paraId="26FC0E63" w14:textId="77777777" w:rsidTr="00ED1B53">
        <w:tc>
          <w:tcPr>
            <w:tcW w:w="3667" w:type="dxa"/>
            <w:hideMark/>
          </w:tcPr>
          <w:p w14:paraId="49ED07B4"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xml:space="preserve">- Tên học phần (tiếng Việt): </w:t>
            </w:r>
          </w:p>
        </w:tc>
        <w:tc>
          <w:tcPr>
            <w:tcW w:w="5405" w:type="dxa"/>
          </w:tcPr>
          <w:p w14:paraId="254D7130" w14:textId="5E953BC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Phân tích dữ liệu</w:t>
            </w:r>
            <w:r w:rsidR="00ED1571" w:rsidRPr="00ED1B53">
              <w:rPr>
                <w:rFonts w:cs="Times New Roman"/>
                <w:b/>
                <w:sz w:val="24"/>
                <w:szCs w:val="24"/>
              </w:rPr>
              <w:t xml:space="preserve"> 1</w:t>
            </w:r>
          </w:p>
        </w:tc>
      </w:tr>
      <w:tr w:rsidR="0003081F" w:rsidRPr="00ED1B53" w14:paraId="2F3CD239" w14:textId="77777777" w:rsidTr="00ED1B53">
        <w:tc>
          <w:tcPr>
            <w:tcW w:w="3667" w:type="dxa"/>
            <w:hideMark/>
          </w:tcPr>
          <w:p w14:paraId="2EC0BE8A"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Tên học phần (tiếng Anh)</w:t>
            </w:r>
          </w:p>
        </w:tc>
        <w:tc>
          <w:tcPr>
            <w:tcW w:w="5405" w:type="dxa"/>
          </w:tcPr>
          <w:p w14:paraId="335A6E0E" w14:textId="4705144B"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Data Analysis</w:t>
            </w:r>
            <w:r w:rsidR="00ED1571" w:rsidRPr="00ED1B53">
              <w:rPr>
                <w:rFonts w:cs="Times New Roman"/>
                <w:b/>
                <w:sz w:val="24"/>
                <w:szCs w:val="24"/>
              </w:rPr>
              <w:t xml:space="preserve"> 1</w:t>
            </w:r>
          </w:p>
        </w:tc>
      </w:tr>
      <w:tr w:rsidR="0003081F" w:rsidRPr="00ED1B53" w14:paraId="085B02CB" w14:textId="77777777" w:rsidTr="00ED1B53">
        <w:tc>
          <w:tcPr>
            <w:tcW w:w="3667" w:type="dxa"/>
            <w:hideMark/>
          </w:tcPr>
          <w:p w14:paraId="4B59A4F4"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Mã số học phần</w:t>
            </w:r>
          </w:p>
        </w:tc>
        <w:tc>
          <w:tcPr>
            <w:tcW w:w="5405" w:type="dxa"/>
          </w:tcPr>
          <w:p w14:paraId="491A1316" w14:textId="705744FC" w:rsidR="0003081F" w:rsidRPr="00ED1B53" w:rsidRDefault="0003081F" w:rsidP="00ED1B53">
            <w:pPr>
              <w:widowControl w:val="0"/>
              <w:spacing w:before="0" w:after="0"/>
              <w:ind w:firstLine="0"/>
              <w:jc w:val="both"/>
              <w:rPr>
                <w:rFonts w:cs="Times New Roman"/>
                <w:b/>
                <w:sz w:val="24"/>
                <w:szCs w:val="24"/>
              </w:rPr>
            </w:pPr>
            <w:r w:rsidRPr="00ED1B53">
              <w:rPr>
                <w:rFonts w:cs="Times New Roman"/>
                <w:b/>
                <w:bCs/>
                <w:sz w:val="24"/>
                <w:szCs w:val="24"/>
                <w:lang w:val="nl-NL"/>
              </w:rPr>
              <w:t>TKKT11</w:t>
            </w:r>
            <w:r w:rsidR="00ED1571" w:rsidRPr="00ED1B53">
              <w:rPr>
                <w:rFonts w:cs="Times New Roman"/>
                <w:b/>
                <w:bCs/>
                <w:sz w:val="24"/>
                <w:szCs w:val="24"/>
                <w:lang w:val="nl-NL"/>
              </w:rPr>
              <w:t>33</w:t>
            </w:r>
          </w:p>
        </w:tc>
      </w:tr>
      <w:tr w:rsidR="0003081F" w:rsidRPr="00ED1B53" w14:paraId="7797E896" w14:textId="77777777" w:rsidTr="00ED1B53">
        <w:tc>
          <w:tcPr>
            <w:tcW w:w="3667" w:type="dxa"/>
            <w:hideMark/>
          </w:tcPr>
          <w:p w14:paraId="2686EA62" w14:textId="58BEDF43"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T</w:t>
            </w:r>
            <w:r w:rsidR="001F3E93" w:rsidRPr="00ED1B53">
              <w:rPr>
                <w:rFonts w:cs="Times New Roman"/>
                <w:b/>
                <w:sz w:val="24"/>
                <w:szCs w:val="24"/>
              </w:rPr>
              <w:t>rình độ đào tạo</w:t>
            </w:r>
          </w:p>
        </w:tc>
        <w:tc>
          <w:tcPr>
            <w:tcW w:w="5405" w:type="dxa"/>
          </w:tcPr>
          <w:p w14:paraId="20DA73C4" w14:textId="1B7817B3" w:rsidR="0003081F" w:rsidRPr="00ED1B53" w:rsidRDefault="001F3E93" w:rsidP="00ED1B53">
            <w:pPr>
              <w:widowControl w:val="0"/>
              <w:spacing w:before="0" w:after="0"/>
              <w:ind w:firstLine="0"/>
              <w:jc w:val="both"/>
              <w:rPr>
                <w:rFonts w:cs="Times New Roman"/>
                <w:b/>
                <w:sz w:val="24"/>
                <w:szCs w:val="24"/>
              </w:rPr>
            </w:pPr>
            <w:r w:rsidRPr="00ED1B53">
              <w:rPr>
                <w:rFonts w:cs="Times New Roman"/>
                <w:b/>
                <w:sz w:val="24"/>
                <w:szCs w:val="24"/>
              </w:rPr>
              <w:t>Đại học</w:t>
            </w:r>
          </w:p>
        </w:tc>
      </w:tr>
      <w:tr w:rsidR="0003081F" w:rsidRPr="00ED1B53" w14:paraId="70F3A438" w14:textId="77777777" w:rsidTr="00ED1B53">
        <w:tc>
          <w:tcPr>
            <w:tcW w:w="3667" w:type="dxa"/>
            <w:hideMark/>
          </w:tcPr>
          <w:p w14:paraId="19C2C026"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Số tín chỉ</w:t>
            </w:r>
          </w:p>
        </w:tc>
        <w:tc>
          <w:tcPr>
            <w:tcW w:w="5405" w:type="dxa"/>
          </w:tcPr>
          <w:p w14:paraId="5F523CCE" w14:textId="3C53E4A0" w:rsidR="0003081F" w:rsidRPr="00ED1B53" w:rsidRDefault="001F3E93" w:rsidP="00ED1B53">
            <w:pPr>
              <w:widowControl w:val="0"/>
              <w:spacing w:before="0" w:after="0"/>
              <w:ind w:firstLine="0"/>
              <w:jc w:val="both"/>
              <w:rPr>
                <w:rFonts w:cs="Times New Roman"/>
                <w:b/>
                <w:sz w:val="24"/>
                <w:szCs w:val="24"/>
              </w:rPr>
            </w:pPr>
            <w:r w:rsidRPr="00ED1B53">
              <w:rPr>
                <w:rFonts w:cs="Times New Roman"/>
                <w:b/>
                <w:sz w:val="24"/>
                <w:szCs w:val="24"/>
              </w:rPr>
              <w:t>0</w:t>
            </w:r>
            <w:r w:rsidR="0003081F" w:rsidRPr="00ED1B53">
              <w:rPr>
                <w:rFonts w:cs="Times New Roman"/>
                <w:b/>
                <w:sz w:val="24"/>
                <w:szCs w:val="24"/>
              </w:rPr>
              <w:t>3</w:t>
            </w:r>
          </w:p>
        </w:tc>
      </w:tr>
      <w:tr w:rsidR="0003081F" w:rsidRPr="00ED1B53" w14:paraId="2DAFC037" w14:textId="77777777" w:rsidTr="00ED1B53">
        <w:tc>
          <w:tcPr>
            <w:tcW w:w="3667" w:type="dxa"/>
            <w:hideMark/>
          </w:tcPr>
          <w:p w14:paraId="4DEFDC13" w14:textId="77777777" w:rsidR="0003081F" w:rsidRPr="00ED1B53" w:rsidRDefault="0003081F" w:rsidP="00ED1B53">
            <w:pPr>
              <w:widowControl w:val="0"/>
              <w:spacing w:before="0" w:after="0"/>
              <w:ind w:firstLine="0"/>
              <w:jc w:val="right"/>
              <w:rPr>
                <w:rFonts w:cs="Times New Roman"/>
                <w:b/>
                <w:sz w:val="24"/>
                <w:szCs w:val="24"/>
              </w:rPr>
            </w:pPr>
            <w:r w:rsidRPr="00ED1B53">
              <w:rPr>
                <w:rFonts w:cs="Times New Roman"/>
                <w:b/>
                <w:sz w:val="24"/>
                <w:szCs w:val="24"/>
              </w:rPr>
              <w:t>+ Số tiết lý thuyết</w:t>
            </w:r>
          </w:p>
        </w:tc>
        <w:tc>
          <w:tcPr>
            <w:tcW w:w="5405" w:type="dxa"/>
          </w:tcPr>
          <w:p w14:paraId="05DA95C1"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25</w:t>
            </w:r>
          </w:p>
        </w:tc>
      </w:tr>
      <w:tr w:rsidR="0003081F" w:rsidRPr="00ED1B53" w14:paraId="49096589" w14:textId="77777777" w:rsidTr="00ED1B53">
        <w:tc>
          <w:tcPr>
            <w:tcW w:w="3667" w:type="dxa"/>
          </w:tcPr>
          <w:p w14:paraId="4A6DD32C" w14:textId="77777777" w:rsidR="0003081F" w:rsidRPr="00ED1B53" w:rsidRDefault="0003081F" w:rsidP="00ED1B53">
            <w:pPr>
              <w:widowControl w:val="0"/>
              <w:spacing w:before="0" w:after="0"/>
              <w:ind w:firstLine="0"/>
              <w:jc w:val="right"/>
              <w:rPr>
                <w:rFonts w:cs="Times New Roman"/>
                <w:b/>
                <w:sz w:val="24"/>
                <w:szCs w:val="24"/>
              </w:rPr>
            </w:pPr>
            <w:r w:rsidRPr="00ED1B53">
              <w:rPr>
                <w:rFonts w:cs="Times New Roman"/>
                <w:b/>
                <w:sz w:val="24"/>
                <w:szCs w:val="24"/>
              </w:rPr>
              <w:t>+ Số tiết thảo luận/thực hành</w:t>
            </w:r>
          </w:p>
        </w:tc>
        <w:tc>
          <w:tcPr>
            <w:tcW w:w="5405" w:type="dxa"/>
          </w:tcPr>
          <w:p w14:paraId="724B2CFA"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20</w:t>
            </w:r>
          </w:p>
        </w:tc>
      </w:tr>
      <w:tr w:rsidR="0003081F" w:rsidRPr="00ED1B53" w14:paraId="57C9301C" w14:textId="77777777" w:rsidTr="00ED1B53">
        <w:tc>
          <w:tcPr>
            <w:tcW w:w="3667" w:type="dxa"/>
            <w:hideMark/>
          </w:tcPr>
          <w:p w14:paraId="08891635" w14:textId="77777777" w:rsidR="0003081F" w:rsidRPr="00ED1B53" w:rsidRDefault="0003081F" w:rsidP="00ED1B53">
            <w:pPr>
              <w:widowControl w:val="0"/>
              <w:spacing w:before="0" w:after="0"/>
              <w:ind w:firstLine="0"/>
              <w:jc w:val="right"/>
              <w:rPr>
                <w:rFonts w:cs="Times New Roman"/>
                <w:b/>
                <w:sz w:val="24"/>
                <w:szCs w:val="24"/>
              </w:rPr>
            </w:pPr>
            <w:r w:rsidRPr="00ED1B53">
              <w:rPr>
                <w:rFonts w:cs="Times New Roman"/>
                <w:b/>
                <w:sz w:val="24"/>
                <w:szCs w:val="24"/>
              </w:rPr>
              <w:t>+ Số tiết tự học</w:t>
            </w:r>
          </w:p>
        </w:tc>
        <w:tc>
          <w:tcPr>
            <w:tcW w:w="5405" w:type="dxa"/>
          </w:tcPr>
          <w:p w14:paraId="0E25B624"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90</w:t>
            </w:r>
          </w:p>
        </w:tc>
      </w:tr>
      <w:tr w:rsidR="0003081F" w:rsidRPr="00ED1B53" w14:paraId="43214AF0" w14:textId="77777777" w:rsidTr="00ED1B53">
        <w:tc>
          <w:tcPr>
            <w:tcW w:w="9072" w:type="dxa"/>
            <w:gridSpan w:val="2"/>
            <w:hideMark/>
          </w:tcPr>
          <w:p w14:paraId="1B7CFBF3"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Các học phần tiên quyết</w:t>
            </w:r>
          </w:p>
          <w:p w14:paraId="24DA6CC0" w14:textId="77777777"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Lý thuyết thống kê</w:t>
            </w:r>
          </w:p>
          <w:p w14:paraId="3E61A5C5" w14:textId="6A8AC290" w:rsidR="0003081F" w:rsidRPr="00ED1B53" w:rsidRDefault="0003081F" w:rsidP="00ED1B53">
            <w:pPr>
              <w:widowControl w:val="0"/>
              <w:spacing w:before="0" w:after="0"/>
              <w:ind w:firstLine="0"/>
              <w:jc w:val="both"/>
              <w:rPr>
                <w:rFonts w:cs="Times New Roman"/>
                <w:b/>
                <w:sz w:val="24"/>
                <w:szCs w:val="24"/>
              </w:rPr>
            </w:pPr>
            <w:r w:rsidRPr="00ED1B53">
              <w:rPr>
                <w:rFonts w:cs="Times New Roman"/>
                <w:b/>
                <w:sz w:val="24"/>
                <w:szCs w:val="24"/>
              </w:rPr>
              <w:t>+ Thống kê trong kinh tế và kinh doanh</w:t>
            </w:r>
          </w:p>
        </w:tc>
      </w:tr>
    </w:tbl>
    <w:p w14:paraId="76424C4F" w14:textId="65885AA9" w:rsidR="00CD42F9" w:rsidRPr="001D00FC" w:rsidRDefault="00DC2D0E" w:rsidP="00ED1B53">
      <w:pPr>
        <w:widowControl w:val="0"/>
        <w:spacing w:before="0" w:after="0"/>
        <w:ind w:firstLine="0"/>
        <w:jc w:val="both"/>
        <w:rPr>
          <w:rFonts w:cs="Times New Roman"/>
          <w:b/>
          <w:sz w:val="24"/>
          <w:szCs w:val="24"/>
        </w:rPr>
      </w:pPr>
      <w:r w:rsidRPr="001D00FC">
        <w:rPr>
          <w:rFonts w:cs="Times New Roman"/>
          <w:b/>
          <w:sz w:val="24"/>
          <w:szCs w:val="24"/>
        </w:rPr>
        <w:t xml:space="preserve">2. </w:t>
      </w:r>
      <w:r w:rsidR="00E96652" w:rsidRPr="001D00FC">
        <w:rPr>
          <w:rFonts w:cs="Times New Roman"/>
          <w:b/>
          <w:sz w:val="24"/>
          <w:szCs w:val="24"/>
        </w:rPr>
        <w:t>KHOA/VIỆN</w:t>
      </w:r>
      <w:r w:rsidR="00D51A90" w:rsidRPr="001D00FC">
        <w:rPr>
          <w:rFonts w:cs="Times New Roman"/>
          <w:b/>
          <w:sz w:val="24"/>
          <w:szCs w:val="24"/>
        </w:rPr>
        <w:t xml:space="preserve"> QUẢN LÝ VÀ </w:t>
      </w:r>
      <w:r w:rsidRPr="001D00FC">
        <w:rPr>
          <w:rFonts w:cs="Times New Roman"/>
          <w:b/>
          <w:sz w:val="24"/>
          <w:szCs w:val="24"/>
        </w:rPr>
        <w:t>GIẢNG VIÊN</w:t>
      </w:r>
      <w:r w:rsidR="00D51A90" w:rsidRPr="001D00FC">
        <w:rPr>
          <w:rFonts w:cs="Times New Roman"/>
          <w:b/>
          <w:sz w:val="24"/>
          <w:szCs w:val="24"/>
        </w:rPr>
        <w:t xml:space="preserve"> GIẢNG DẠY</w:t>
      </w:r>
      <w:r w:rsidR="000A1AA8" w:rsidRPr="001D00FC">
        <w:rPr>
          <w:rFonts w:cs="Times New Roman"/>
          <w:b/>
          <w:sz w:val="24"/>
          <w:szCs w:val="24"/>
        </w:rPr>
        <w:t xml:space="preserve"> </w:t>
      </w:r>
      <w:r w:rsidR="00CD42F9" w:rsidRPr="001D00FC">
        <w:rPr>
          <w:rFonts w:cs="Times New Roman"/>
          <w:b/>
          <w:sz w:val="24"/>
          <w:szCs w:val="24"/>
        </w:rPr>
        <w:t>(</w:t>
      </w:r>
      <w:r w:rsidR="004B640E" w:rsidRPr="001D00FC">
        <w:rPr>
          <w:rFonts w:cs="Times New Roman"/>
          <w:b/>
          <w:sz w:val="24"/>
          <w:szCs w:val="24"/>
        </w:rPr>
        <w:t xml:space="preserve">Management </w:t>
      </w:r>
      <w:r w:rsidR="00E96652" w:rsidRPr="001D00FC">
        <w:rPr>
          <w:rFonts w:cs="Times New Roman"/>
          <w:b/>
          <w:sz w:val="24"/>
          <w:szCs w:val="24"/>
        </w:rPr>
        <w:t>Faculty</w:t>
      </w:r>
      <w:r w:rsidR="004B640E" w:rsidRPr="001D00FC">
        <w:rPr>
          <w:rFonts w:cs="Times New Roman"/>
          <w:b/>
          <w:sz w:val="24"/>
          <w:szCs w:val="24"/>
        </w:rPr>
        <w:t xml:space="preserve"> and Teachers)</w:t>
      </w:r>
    </w:p>
    <w:p w14:paraId="49EA550B" w14:textId="41EA77C8" w:rsidR="00D51A90" w:rsidRPr="001D00FC" w:rsidRDefault="0012168B" w:rsidP="00ED1B53">
      <w:pPr>
        <w:pStyle w:val="ListParagraph"/>
        <w:widowControl w:val="0"/>
        <w:numPr>
          <w:ilvl w:val="0"/>
          <w:numId w:val="2"/>
        </w:numPr>
        <w:spacing w:after="0" w:line="300" w:lineRule="auto"/>
        <w:ind w:firstLine="0"/>
        <w:jc w:val="both"/>
      </w:pPr>
      <w:r w:rsidRPr="001D00FC">
        <w:t>Khoa/</w:t>
      </w:r>
      <w:r w:rsidR="00847A76" w:rsidRPr="001D00FC">
        <w:t>Viện</w:t>
      </w:r>
      <w:r w:rsidR="00D51A90" w:rsidRPr="001D00FC">
        <w:t xml:space="preserve"> quản lý</w:t>
      </w:r>
      <w:r w:rsidR="00314004" w:rsidRPr="001D00FC">
        <w:t xml:space="preserve"> học phần</w:t>
      </w:r>
      <w:r w:rsidR="00D51A90" w:rsidRPr="001D00FC">
        <w:t xml:space="preserve">: </w:t>
      </w:r>
      <w:r w:rsidR="00AD5F58" w:rsidRPr="001D00FC">
        <w:t xml:space="preserve">Khoa Thống kê </w:t>
      </w:r>
    </w:p>
    <w:p w14:paraId="28D41418" w14:textId="0CF0FBE5" w:rsidR="00D51A90" w:rsidRPr="001D00FC" w:rsidRDefault="00D51A90" w:rsidP="00ED1B53">
      <w:pPr>
        <w:pStyle w:val="ListParagraph"/>
        <w:widowControl w:val="0"/>
        <w:numPr>
          <w:ilvl w:val="0"/>
          <w:numId w:val="2"/>
        </w:numPr>
        <w:spacing w:after="0" w:line="300" w:lineRule="auto"/>
        <w:ind w:firstLine="0"/>
        <w:jc w:val="both"/>
      </w:pPr>
      <w:r w:rsidRPr="001D00FC">
        <w:t xml:space="preserve">Địa chỉ: Phòng </w:t>
      </w:r>
      <w:r w:rsidR="00AD5F58" w:rsidRPr="001D00FC">
        <w:t>814</w:t>
      </w:r>
      <w:r w:rsidRPr="001D00FC">
        <w:t xml:space="preserve"> Nhà A1, Trường ĐH Kinh tế Quốc dân</w:t>
      </w:r>
    </w:p>
    <w:p w14:paraId="2069D4A3" w14:textId="56ADE1C3" w:rsidR="00367A20" w:rsidRPr="001D00FC" w:rsidRDefault="00367A20" w:rsidP="00ED1B53">
      <w:pPr>
        <w:pStyle w:val="ListParagraph"/>
        <w:widowControl w:val="0"/>
        <w:numPr>
          <w:ilvl w:val="0"/>
          <w:numId w:val="2"/>
        </w:numPr>
        <w:tabs>
          <w:tab w:val="left" w:pos="900"/>
          <w:tab w:val="left" w:pos="993"/>
        </w:tabs>
        <w:spacing w:after="0" w:line="300" w:lineRule="auto"/>
        <w:ind w:firstLine="0"/>
        <w:rPr>
          <w:i/>
          <w:iCs/>
          <w:lang w:val="pt-BR"/>
        </w:rPr>
      </w:pPr>
      <w:r w:rsidRPr="001D00FC">
        <w:rPr>
          <w:lang w:val="pt-BR"/>
        </w:rPr>
        <w:t xml:space="preserve">Giảng viên:   </w:t>
      </w:r>
    </w:p>
    <w:tbl>
      <w:tblPr>
        <w:tblStyle w:val="TableGrid"/>
        <w:tblW w:w="5000" w:type="pct"/>
        <w:tblLook w:val="04A0" w:firstRow="1" w:lastRow="0" w:firstColumn="1" w:lastColumn="0" w:noHBand="0" w:noVBand="1"/>
      </w:tblPr>
      <w:tblGrid>
        <w:gridCol w:w="670"/>
        <w:gridCol w:w="3291"/>
        <w:gridCol w:w="5100"/>
      </w:tblGrid>
      <w:tr w:rsidR="00367A20" w:rsidRPr="001D00FC" w14:paraId="48D6246C" w14:textId="77777777" w:rsidTr="00E52F52">
        <w:trPr>
          <w:tblHeader/>
        </w:trPr>
        <w:tc>
          <w:tcPr>
            <w:tcW w:w="322" w:type="pct"/>
            <w:shd w:val="clear" w:color="auto" w:fill="FDE9D9" w:themeFill="accent6" w:themeFillTint="33"/>
            <w:vAlign w:val="center"/>
          </w:tcPr>
          <w:p w14:paraId="170F33FB" w14:textId="77777777" w:rsidR="00367A20" w:rsidRPr="001D00FC" w:rsidRDefault="00367A20" w:rsidP="00ED1B53">
            <w:pPr>
              <w:pStyle w:val="ListParagraph"/>
              <w:widowControl w:val="0"/>
              <w:tabs>
                <w:tab w:val="left" w:pos="900"/>
                <w:tab w:val="left" w:pos="993"/>
              </w:tabs>
              <w:spacing w:after="0" w:line="300" w:lineRule="auto"/>
              <w:ind w:left="0"/>
              <w:jc w:val="center"/>
              <w:rPr>
                <w:b/>
                <w:bCs/>
                <w:lang w:val="pt-BR"/>
              </w:rPr>
            </w:pPr>
            <w:r w:rsidRPr="001D00FC">
              <w:rPr>
                <w:b/>
                <w:bCs/>
                <w:lang w:val="pt-BR"/>
              </w:rPr>
              <w:t>STT</w:t>
            </w:r>
          </w:p>
        </w:tc>
        <w:tc>
          <w:tcPr>
            <w:tcW w:w="1840" w:type="pct"/>
            <w:shd w:val="clear" w:color="auto" w:fill="FDE9D9" w:themeFill="accent6" w:themeFillTint="33"/>
            <w:vAlign w:val="center"/>
          </w:tcPr>
          <w:p w14:paraId="3D49D197" w14:textId="77777777" w:rsidR="00367A20" w:rsidRPr="001D00FC" w:rsidRDefault="00367A20" w:rsidP="00ED1B53">
            <w:pPr>
              <w:pStyle w:val="ListParagraph"/>
              <w:widowControl w:val="0"/>
              <w:tabs>
                <w:tab w:val="left" w:pos="900"/>
                <w:tab w:val="left" w:pos="993"/>
              </w:tabs>
              <w:spacing w:after="0" w:line="300" w:lineRule="auto"/>
              <w:ind w:left="0"/>
              <w:jc w:val="center"/>
              <w:rPr>
                <w:b/>
                <w:bCs/>
                <w:lang w:val="pt-BR"/>
              </w:rPr>
            </w:pPr>
            <w:r w:rsidRPr="001D00FC">
              <w:rPr>
                <w:b/>
                <w:bCs/>
                <w:lang w:val="pt-BR"/>
              </w:rPr>
              <w:t>Họ và tên</w:t>
            </w:r>
          </w:p>
        </w:tc>
        <w:tc>
          <w:tcPr>
            <w:tcW w:w="2838" w:type="pct"/>
            <w:shd w:val="clear" w:color="auto" w:fill="FDE9D9" w:themeFill="accent6" w:themeFillTint="33"/>
            <w:vAlign w:val="center"/>
          </w:tcPr>
          <w:p w14:paraId="53FA6A8A" w14:textId="26322974" w:rsidR="00367A20" w:rsidRPr="001D00FC" w:rsidRDefault="00367A20" w:rsidP="00ED1B53">
            <w:pPr>
              <w:pStyle w:val="ListParagraph"/>
              <w:widowControl w:val="0"/>
              <w:tabs>
                <w:tab w:val="left" w:pos="900"/>
                <w:tab w:val="left" w:pos="993"/>
              </w:tabs>
              <w:spacing w:after="0" w:line="300" w:lineRule="auto"/>
              <w:ind w:left="0"/>
              <w:jc w:val="center"/>
              <w:rPr>
                <w:b/>
                <w:bCs/>
                <w:lang w:val="pt-BR"/>
              </w:rPr>
            </w:pPr>
            <w:r w:rsidRPr="001D00FC">
              <w:rPr>
                <w:b/>
                <w:bCs/>
                <w:lang w:val="pt-BR"/>
              </w:rPr>
              <w:t xml:space="preserve">Email </w:t>
            </w:r>
            <w:r w:rsidR="00D9720B" w:rsidRPr="001D00FC">
              <w:rPr>
                <w:b/>
                <w:bCs/>
                <w:lang w:val="pt-BR"/>
              </w:rPr>
              <w:t>NEU</w:t>
            </w:r>
          </w:p>
        </w:tc>
      </w:tr>
      <w:tr w:rsidR="00367A20" w:rsidRPr="001D00FC" w14:paraId="6C7E9B3C" w14:textId="77777777" w:rsidTr="00E52F52">
        <w:tc>
          <w:tcPr>
            <w:tcW w:w="322" w:type="pct"/>
            <w:vAlign w:val="center"/>
          </w:tcPr>
          <w:p w14:paraId="5A40197A" w14:textId="6CEE9222" w:rsidR="00367A20" w:rsidRPr="001D00FC" w:rsidRDefault="00367A20" w:rsidP="00ED1B53">
            <w:pPr>
              <w:pStyle w:val="ListParagraph"/>
              <w:widowControl w:val="0"/>
              <w:numPr>
                <w:ilvl w:val="0"/>
                <w:numId w:val="6"/>
              </w:numPr>
              <w:tabs>
                <w:tab w:val="left" w:pos="900"/>
                <w:tab w:val="left" w:pos="993"/>
              </w:tabs>
              <w:spacing w:after="0" w:line="300" w:lineRule="auto"/>
              <w:ind w:firstLine="0"/>
              <w:rPr>
                <w:lang w:val="pt-BR"/>
              </w:rPr>
            </w:pPr>
          </w:p>
        </w:tc>
        <w:tc>
          <w:tcPr>
            <w:tcW w:w="1840" w:type="pct"/>
            <w:vAlign w:val="center"/>
          </w:tcPr>
          <w:p w14:paraId="681E39C8" w14:textId="552E94E0" w:rsidR="00367A20" w:rsidRPr="001D00FC" w:rsidRDefault="00915BE2" w:rsidP="00ED1B53">
            <w:pPr>
              <w:pStyle w:val="ListParagraph"/>
              <w:widowControl w:val="0"/>
              <w:tabs>
                <w:tab w:val="left" w:pos="900"/>
                <w:tab w:val="left" w:pos="993"/>
              </w:tabs>
              <w:spacing w:after="0" w:line="300" w:lineRule="auto"/>
              <w:ind w:left="0"/>
              <w:rPr>
                <w:lang w:val="pt-BR"/>
              </w:rPr>
            </w:pPr>
            <w:r w:rsidRPr="001D00FC">
              <w:rPr>
                <w:lang w:val="pt-BR"/>
              </w:rPr>
              <w:t>PGS.TS Trần Thị Bích</w:t>
            </w:r>
          </w:p>
        </w:tc>
        <w:tc>
          <w:tcPr>
            <w:tcW w:w="2838" w:type="pct"/>
            <w:vAlign w:val="center"/>
          </w:tcPr>
          <w:p w14:paraId="6A9B8D0A" w14:textId="6F754E54" w:rsidR="00AB5BB0" w:rsidRPr="001D00FC" w:rsidRDefault="005D3B5F" w:rsidP="00ED1B53">
            <w:pPr>
              <w:pStyle w:val="ListParagraph"/>
              <w:widowControl w:val="0"/>
              <w:tabs>
                <w:tab w:val="left" w:pos="900"/>
                <w:tab w:val="left" w:pos="993"/>
              </w:tabs>
              <w:spacing w:after="0" w:line="300" w:lineRule="auto"/>
              <w:ind w:left="0"/>
              <w:rPr>
                <w:lang w:val="pt-BR"/>
              </w:rPr>
            </w:pPr>
            <w:hyperlink r:id="rId8" w:history="1">
              <w:r w:rsidR="00AB5BB0" w:rsidRPr="001D00FC">
                <w:rPr>
                  <w:rStyle w:val="Hyperlink"/>
                  <w:lang w:val="pt-BR"/>
                </w:rPr>
                <w:t>bichtt@neu.edu.vn</w:t>
              </w:r>
            </w:hyperlink>
          </w:p>
        </w:tc>
      </w:tr>
      <w:tr w:rsidR="00367A20" w:rsidRPr="001D00FC" w14:paraId="7A016A8C" w14:textId="77777777" w:rsidTr="00E52F52">
        <w:tc>
          <w:tcPr>
            <w:tcW w:w="322" w:type="pct"/>
            <w:vAlign w:val="center"/>
          </w:tcPr>
          <w:p w14:paraId="50164E7F" w14:textId="790A4513" w:rsidR="00367A20" w:rsidRPr="001D00FC" w:rsidRDefault="00367A20" w:rsidP="00ED1B53">
            <w:pPr>
              <w:pStyle w:val="ListParagraph"/>
              <w:widowControl w:val="0"/>
              <w:numPr>
                <w:ilvl w:val="0"/>
                <w:numId w:val="6"/>
              </w:numPr>
              <w:tabs>
                <w:tab w:val="left" w:pos="900"/>
                <w:tab w:val="left" w:pos="993"/>
              </w:tabs>
              <w:spacing w:after="0" w:line="300" w:lineRule="auto"/>
              <w:ind w:firstLine="0"/>
              <w:jc w:val="center"/>
              <w:rPr>
                <w:lang w:val="pt-BR"/>
              </w:rPr>
            </w:pPr>
          </w:p>
        </w:tc>
        <w:tc>
          <w:tcPr>
            <w:tcW w:w="1840" w:type="pct"/>
            <w:vAlign w:val="center"/>
          </w:tcPr>
          <w:p w14:paraId="02CE482A" w14:textId="6DB046BE" w:rsidR="00367A20" w:rsidRPr="001D00FC" w:rsidRDefault="00915BE2" w:rsidP="00ED1B53">
            <w:pPr>
              <w:pStyle w:val="ListParagraph"/>
              <w:widowControl w:val="0"/>
              <w:tabs>
                <w:tab w:val="left" w:pos="900"/>
                <w:tab w:val="left" w:pos="993"/>
              </w:tabs>
              <w:spacing w:after="0" w:line="300" w:lineRule="auto"/>
              <w:ind w:left="0"/>
              <w:rPr>
                <w:lang w:val="pt-BR"/>
              </w:rPr>
            </w:pPr>
            <w:r w:rsidRPr="001D00FC">
              <w:rPr>
                <w:lang w:val="pt-BR"/>
              </w:rPr>
              <w:t>TS. Phạm Thị Mai Anh</w:t>
            </w:r>
          </w:p>
        </w:tc>
        <w:tc>
          <w:tcPr>
            <w:tcW w:w="2838" w:type="pct"/>
            <w:vAlign w:val="center"/>
          </w:tcPr>
          <w:p w14:paraId="3EB3278F" w14:textId="7C72CD81" w:rsidR="00AB5BB0" w:rsidRPr="001D00FC" w:rsidRDefault="005D3B5F" w:rsidP="00ED1B53">
            <w:pPr>
              <w:pStyle w:val="ListParagraph"/>
              <w:widowControl w:val="0"/>
              <w:tabs>
                <w:tab w:val="left" w:pos="900"/>
                <w:tab w:val="left" w:pos="993"/>
              </w:tabs>
              <w:spacing w:after="0" w:line="300" w:lineRule="auto"/>
              <w:ind w:left="0"/>
              <w:rPr>
                <w:lang w:val="pt-BR"/>
              </w:rPr>
            </w:pPr>
            <w:hyperlink r:id="rId9" w:history="1">
              <w:r w:rsidR="00AB5BB0" w:rsidRPr="001D00FC">
                <w:rPr>
                  <w:rStyle w:val="Hyperlink"/>
                  <w:lang w:val="pt-BR"/>
                </w:rPr>
                <w:t>anhpm@neu.edu.vn</w:t>
              </w:r>
            </w:hyperlink>
          </w:p>
        </w:tc>
      </w:tr>
      <w:tr w:rsidR="00367A20" w:rsidRPr="001D00FC" w14:paraId="08A0592A" w14:textId="77777777" w:rsidTr="00E52F52">
        <w:tc>
          <w:tcPr>
            <w:tcW w:w="322" w:type="pct"/>
            <w:vAlign w:val="center"/>
          </w:tcPr>
          <w:p w14:paraId="23616649" w14:textId="3304CAE9" w:rsidR="00367A20" w:rsidRPr="001D00FC" w:rsidRDefault="00367A20" w:rsidP="00ED1B53">
            <w:pPr>
              <w:pStyle w:val="ListParagraph"/>
              <w:widowControl w:val="0"/>
              <w:numPr>
                <w:ilvl w:val="0"/>
                <w:numId w:val="6"/>
              </w:numPr>
              <w:tabs>
                <w:tab w:val="left" w:pos="900"/>
                <w:tab w:val="left" w:pos="993"/>
              </w:tabs>
              <w:spacing w:after="0" w:line="300" w:lineRule="auto"/>
              <w:ind w:firstLine="0"/>
              <w:rPr>
                <w:lang w:val="pt-BR"/>
              </w:rPr>
            </w:pPr>
          </w:p>
        </w:tc>
        <w:tc>
          <w:tcPr>
            <w:tcW w:w="1840" w:type="pct"/>
            <w:vAlign w:val="center"/>
          </w:tcPr>
          <w:p w14:paraId="6A9DC7DF" w14:textId="70F96372" w:rsidR="00367A20" w:rsidRPr="001D00FC" w:rsidRDefault="0003081F" w:rsidP="00ED1B53">
            <w:pPr>
              <w:pStyle w:val="ListParagraph"/>
              <w:widowControl w:val="0"/>
              <w:tabs>
                <w:tab w:val="left" w:pos="900"/>
                <w:tab w:val="left" w:pos="993"/>
              </w:tabs>
              <w:spacing w:after="0" w:line="300" w:lineRule="auto"/>
              <w:ind w:left="0"/>
              <w:rPr>
                <w:lang w:val="pt-BR"/>
              </w:rPr>
            </w:pPr>
            <w:r w:rsidRPr="001D00FC">
              <w:t>TS. Nguyễn Minh Thu</w:t>
            </w:r>
            <w:r w:rsidRPr="001D00FC">
              <w:tab/>
            </w:r>
          </w:p>
        </w:tc>
        <w:tc>
          <w:tcPr>
            <w:tcW w:w="2838" w:type="pct"/>
            <w:vAlign w:val="center"/>
          </w:tcPr>
          <w:p w14:paraId="4209AF8C" w14:textId="2D4B92DF" w:rsidR="00367A20" w:rsidRPr="001D00FC" w:rsidRDefault="005D3B5F" w:rsidP="00ED1B53">
            <w:pPr>
              <w:pStyle w:val="ListParagraph"/>
              <w:widowControl w:val="0"/>
              <w:tabs>
                <w:tab w:val="left" w:pos="900"/>
                <w:tab w:val="left" w:pos="993"/>
              </w:tabs>
              <w:spacing w:after="0" w:line="300" w:lineRule="auto"/>
              <w:ind w:left="0"/>
              <w:rPr>
                <w:lang w:val="pt-BR"/>
              </w:rPr>
            </w:pPr>
            <w:hyperlink r:id="rId10" w:history="1">
              <w:r w:rsidR="0003081F" w:rsidRPr="001D00FC">
                <w:rPr>
                  <w:rStyle w:val="Hyperlink"/>
                </w:rPr>
                <w:t>minh.neu@gmail.com</w:t>
              </w:r>
            </w:hyperlink>
          </w:p>
        </w:tc>
      </w:tr>
      <w:tr w:rsidR="0003081F" w:rsidRPr="001D00FC" w14:paraId="4B170F84" w14:textId="77777777" w:rsidTr="00E52F52">
        <w:tc>
          <w:tcPr>
            <w:tcW w:w="322" w:type="pct"/>
            <w:vAlign w:val="center"/>
          </w:tcPr>
          <w:p w14:paraId="1BCEC0F9" w14:textId="77777777" w:rsidR="0003081F" w:rsidRPr="001D00FC" w:rsidRDefault="0003081F" w:rsidP="00ED1B53">
            <w:pPr>
              <w:pStyle w:val="ListParagraph"/>
              <w:widowControl w:val="0"/>
              <w:numPr>
                <w:ilvl w:val="0"/>
                <w:numId w:val="6"/>
              </w:numPr>
              <w:tabs>
                <w:tab w:val="left" w:pos="900"/>
                <w:tab w:val="left" w:pos="993"/>
              </w:tabs>
              <w:spacing w:after="0" w:line="300" w:lineRule="auto"/>
              <w:ind w:firstLine="0"/>
              <w:jc w:val="center"/>
              <w:rPr>
                <w:lang w:val="pt-BR"/>
              </w:rPr>
            </w:pPr>
          </w:p>
        </w:tc>
        <w:tc>
          <w:tcPr>
            <w:tcW w:w="1840" w:type="pct"/>
            <w:vAlign w:val="center"/>
          </w:tcPr>
          <w:p w14:paraId="65CDCCD9" w14:textId="2EE563A9" w:rsidR="0003081F" w:rsidRPr="001D00FC" w:rsidRDefault="0003081F" w:rsidP="00ED1B53">
            <w:pPr>
              <w:pStyle w:val="ListParagraph"/>
              <w:widowControl w:val="0"/>
              <w:tabs>
                <w:tab w:val="left" w:pos="900"/>
                <w:tab w:val="left" w:pos="993"/>
              </w:tabs>
              <w:spacing w:after="0" w:line="300" w:lineRule="auto"/>
              <w:ind w:left="0"/>
            </w:pPr>
            <w:r w:rsidRPr="001D00FC">
              <w:t>TS. Nguyễn Thị Xuân Mai</w:t>
            </w:r>
          </w:p>
        </w:tc>
        <w:tc>
          <w:tcPr>
            <w:tcW w:w="2838" w:type="pct"/>
            <w:vAlign w:val="center"/>
          </w:tcPr>
          <w:p w14:paraId="23388A1C" w14:textId="2B00AEC5" w:rsidR="0003081F" w:rsidRPr="001D00FC" w:rsidRDefault="005D3B5F" w:rsidP="00ED1B53">
            <w:pPr>
              <w:pStyle w:val="ListParagraph"/>
              <w:widowControl w:val="0"/>
              <w:tabs>
                <w:tab w:val="left" w:pos="900"/>
                <w:tab w:val="left" w:pos="993"/>
              </w:tabs>
              <w:spacing w:after="0" w:line="300" w:lineRule="auto"/>
              <w:ind w:left="0"/>
            </w:pPr>
            <w:hyperlink r:id="rId11" w:history="1">
              <w:r w:rsidR="0003081F" w:rsidRPr="001D00FC">
                <w:rPr>
                  <w:rStyle w:val="Hyperlink"/>
                </w:rPr>
                <w:t>maintx@neu.edu.vn</w:t>
              </w:r>
            </w:hyperlink>
          </w:p>
        </w:tc>
      </w:tr>
      <w:tr w:rsidR="0003081F" w:rsidRPr="001D00FC" w14:paraId="2478AE9A" w14:textId="77777777" w:rsidTr="00E52F52">
        <w:tc>
          <w:tcPr>
            <w:tcW w:w="322" w:type="pct"/>
            <w:vAlign w:val="center"/>
          </w:tcPr>
          <w:p w14:paraId="12B280BB" w14:textId="77777777" w:rsidR="0003081F" w:rsidRPr="001D00FC" w:rsidRDefault="0003081F" w:rsidP="00ED1B53">
            <w:pPr>
              <w:pStyle w:val="ListParagraph"/>
              <w:widowControl w:val="0"/>
              <w:numPr>
                <w:ilvl w:val="0"/>
                <w:numId w:val="6"/>
              </w:numPr>
              <w:tabs>
                <w:tab w:val="left" w:pos="900"/>
                <w:tab w:val="left" w:pos="993"/>
              </w:tabs>
              <w:spacing w:after="0" w:line="300" w:lineRule="auto"/>
              <w:ind w:firstLine="0"/>
              <w:jc w:val="center"/>
              <w:rPr>
                <w:lang w:val="pt-BR"/>
              </w:rPr>
            </w:pPr>
          </w:p>
        </w:tc>
        <w:tc>
          <w:tcPr>
            <w:tcW w:w="1840" w:type="pct"/>
            <w:vAlign w:val="center"/>
          </w:tcPr>
          <w:p w14:paraId="650140C0" w14:textId="17E8B25E" w:rsidR="0003081F" w:rsidRPr="001D00FC" w:rsidRDefault="0003081F" w:rsidP="00ED1B53">
            <w:pPr>
              <w:pStyle w:val="ListParagraph"/>
              <w:widowControl w:val="0"/>
              <w:tabs>
                <w:tab w:val="left" w:pos="900"/>
                <w:tab w:val="left" w:pos="993"/>
              </w:tabs>
              <w:spacing w:after="0" w:line="300" w:lineRule="auto"/>
              <w:ind w:left="0"/>
            </w:pPr>
            <w:r w:rsidRPr="001D00FC">
              <w:t>TS. Đỗ Văn Huân</w:t>
            </w:r>
          </w:p>
        </w:tc>
        <w:tc>
          <w:tcPr>
            <w:tcW w:w="2838" w:type="pct"/>
            <w:vAlign w:val="center"/>
          </w:tcPr>
          <w:p w14:paraId="7C1DF624" w14:textId="142687EF" w:rsidR="0003081F" w:rsidRPr="001D00FC" w:rsidRDefault="005D3B5F" w:rsidP="00ED1B53">
            <w:pPr>
              <w:pStyle w:val="ListParagraph"/>
              <w:widowControl w:val="0"/>
              <w:tabs>
                <w:tab w:val="left" w:pos="900"/>
                <w:tab w:val="left" w:pos="993"/>
              </w:tabs>
              <w:spacing w:after="0" w:line="300" w:lineRule="auto"/>
              <w:ind w:left="0"/>
            </w:pPr>
            <w:hyperlink r:id="rId12" w:history="1">
              <w:r w:rsidR="0003081F" w:rsidRPr="001D00FC">
                <w:rPr>
                  <w:rStyle w:val="Hyperlink"/>
                </w:rPr>
                <w:t>huandv@neu.edu.vn</w:t>
              </w:r>
            </w:hyperlink>
            <w:hyperlink r:id="rId13" w:history="1"/>
          </w:p>
        </w:tc>
      </w:tr>
      <w:tr w:rsidR="00AB5BB0" w:rsidRPr="001D00FC" w14:paraId="64118EDE" w14:textId="77777777" w:rsidTr="00E52F52">
        <w:tc>
          <w:tcPr>
            <w:tcW w:w="322" w:type="pct"/>
            <w:vAlign w:val="center"/>
          </w:tcPr>
          <w:p w14:paraId="7CCE6CC4" w14:textId="77777777" w:rsidR="00AB5BB0" w:rsidRPr="001D00FC" w:rsidRDefault="00AB5BB0" w:rsidP="00ED1B53">
            <w:pPr>
              <w:pStyle w:val="ListParagraph"/>
              <w:widowControl w:val="0"/>
              <w:numPr>
                <w:ilvl w:val="0"/>
                <w:numId w:val="6"/>
              </w:numPr>
              <w:tabs>
                <w:tab w:val="left" w:pos="900"/>
                <w:tab w:val="left" w:pos="993"/>
              </w:tabs>
              <w:spacing w:after="0" w:line="300" w:lineRule="auto"/>
              <w:ind w:firstLine="0"/>
              <w:jc w:val="center"/>
              <w:rPr>
                <w:lang w:val="pt-BR"/>
              </w:rPr>
            </w:pPr>
          </w:p>
        </w:tc>
        <w:tc>
          <w:tcPr>
            <w:tcW w:w="1840" w:type="pct"/>
            <w:vAlign w:val="center"/>
          </w:tcPr>
          <w:p w14:paraId="162F85C1" w14:textId="3A641A18" w:rsidR="00AB5BB0" w:rsidRPr="001D00FC" w:rsidRDefault="004A6A0E" w:rsidP="00ED1B53">
            <w:pPr>
              <w:pStyle w:val="ListParagraph"/>
              <w:widowControl w:val="0"/>
              <w:tabs>
                <w:tab w:val="left" w:pos="900"/>
                <w:tab w:val="left" w:pos="993"/>
              </w:tabs>
              <w:spacing w:after="0" w:line="300" w:lineRule="auto"/>
              <w:ind w:left="0"/>
            </w:pPr>
            <w:r>
              <w:t>T</w:t>
            </w:r>
            <w:r w:rsidR="00AB5BB0" w:rsidRPr="001D00FC">
              <w:t>S. Nguyễn Đăng Khoa</w:t>
            </w:r>
          </w:p>
        </w:tc>
        <w:tc>
          <w:tcPr>
            <w:tcW w:w="2838" w:type="pct"/>
            <w:vAlign w:val="center"/>
          </w:tcPr>
          <w:p w14:paraId="382AFBFB" w14:textId="108528C4" w:rsidR="00AB5BB0" w:rsidRPr="001D00FC" w:rsidRDefault="005D3B5F" w:rsidP="00ED1B53">
            <w:pPr>
              <w:pStyle w:val="ListParagraph"/>
              <w:widowControl w:val="0"/>
              <w:tabs>
                <w:tab w:val="left" w:pos="900"/>
                <w:tab w:val="left" w:pos="993"/>
              </w:tabs>
              <w:spacing w:after="0" w:line="300" w:lineRule="auto"/>
              <w:ind w:left="0"/>
            </w:pPr>
            <w:hyperlink r:id="rId14" w:history="1">
              <w:r w:rsidR="00AB5BB0" w:rsidRPr="001D00FC">
                <w:rPr>
                  <w:rStyle w:val="Hyperlink"/>
                </w:rPr>
                <w:t>khoand@neu.edu.vn</w:t>
              </w:r>
            </w:hyperlink>
          </w:p>
        </w:tc>
      </w:tr>
    </w:tbl>
    <w:p w14:paraId="5EE557CC" w14:textId="0E2F37C8" w:rsidR="00DC2D0E" w:rsidRPr="001D00FC" w:rsidRDefault="00DC2D0E" w:rsidP="00ED1B53">
      <w:pPr>
        <w:widowControl w:val="0"/>
        <w:spacing w:before="0" w:after="0"/>
        <w:ind w:firstLine="0"/>
        <w:jc w:val="both"/>
        <w:rPr>
          <w:rFonts w:cs="Times New Roman"/>
          <w:b/>
          <w:sz w:val="24"/>
          <w:szCs w:val="24"/>
          <w:lang w:val="fr-FR"/>
        </w:rPr>
      </w:pPr>
      <w:r w:rsidRPr="001D00FC">
        <w:rPr>
          <w:rFonts w:cs="Times New Roman"/>
          <w:b/>
          <w:sz w:val="24"/>
          <w:szCs w:val="24"/>
          <w:lang w:val="fr-FR"/>
        </w:rPr>
        <w:t>3. MÔ TẢ HỌC PHẦN (C</w:t>
      </w:r>
      <w:r w:rsidR="00F43443" w:rsidRPr="001D00FC">
        <w:rPr>
          <w:rFonts w:cs="Times New Roman"/>
          <w:b/>
          <w:sz w:val="24"/>
          <w:szCs w:val="24"/>
          <w:lang w:val="fr-FR"/>
        </w:rPr>
        <w:t xml:space="preserve">ourse </w:t>
      </w:r>
      <w:r w:rsidR="00E96652" w:rsidRPr="001D00FC">
        <w:rPr>
          <w:rFonts w:cs="Times New Roman"/>
          <w:b/>
          <w:sz w:val="24"/>
          <w:szCs w:val="24"/>
          <w:lang w:val="fr-FR"/>
        </w:rPr>
        <w:t>D</w:t>
      </w:r>
      <w:r w:rsidR="00F43443" w:rsidRPr="001D00FC">
        <w:rPr>
          <w:rFonts w:cs="Times New Roman"/>
          <w:b/>
          <w:sz w:val="24"/>
          <w:szCs w:val="24"/>
          <w:lang w:val="fr-FR"/>
        </w:rPr>
        <w:t>escriptions</w:t>
      </w:r>
      <w:r w:rsidRPr="001D00FC">
        <w:rPr>
          <w:rFonts w:cs="Times New Roman"/>
          <w:b/>
          <w:sz w:val="24"/>
          <w:szCs w:val="24"/>
          <w:lang w:val="fr-FR"/>
        </w:rPr>
        <w:t>)</w:t>
      </w:r>
      <w:r w:rsidR="00783A28" w:rsidRPr="001D00FC">
        <w:rPr>
          <w:rFonts w:cs="Times New Roman"/>
          <w:b/>
          <w:sz w:val="24"/>
          <w:szCs w:val="24"/>
          <w:lang w:val="fr-FR"/>
        </w:rPr>
        <w:t xml:space="preserve"> </w:t>
      </w:r>
    </w:p>
    <w:p w14:paraId="19B0544F" w14:textId="5E9821CA" w:rsidR="00AB5BB0" w:rsidRPr="001D00FC" w:rsidRDefault="005E4344" w:rsidP="00ED1B53">
      <w:pPr>
        <w:pStyle w:val="StyleTimesNewRoman12ptJustifiedBefore3pt"/>
        <w:spacing w:before="0" w:line="300" w:lineRule="auto"/>
        <w:rPr>
          <w:szCs w:val="24"/>
          <w:lang w:val="nl-NL"/>
        </w:rPr>
      </w:pPr>
      <w:r w:rsidRPr="00727015">
        <w:rPr>
          <w:sz w:val="26"/>
          <w:szCs w:val="26"/>
          <w:lang w:val="vi-VN"/>
        </w:rPr>
        <w:t xml:space="preserve">Môn học Phân tích dữ liệu trình bày những phương pháp phân tích dữ liệu hiện đại, áp dụng cho dữ liệu định tính và định lượng, được ứng dụng rộng rãi trong Kinh tế, Quản lý và </w:t>
      </w:r>
      <w:r w:rsidR="004A6A0E">
        <w:rPr>
          <w:sz w:val="26"/>
          <w:szCs w:val="26"/>
        </w:rPr>
        <w:t xml:space="preserve">Quản trị </w:t>
      </w:r>
      <w:r w:rsidRPr="00727015">
        <w:rPr>
          <w:sz w:val="26"/>
          <w:szCs w:val="26"/>
          <w:lang w:val="vi-VN"/>
        </w:rPr>
        <w:t xml:space="preserve">Kinh doanh. Học phần Phân tích dữ liệu 1 trang bị cho sinh viên các kiến thức về trực quan hóa dữ liệu giúp mô tả các bộ dữ liệu lớn một cách hiệu quả và sinh động. Sau đó, học phần trang bị cho sinh viên các kỹ thuật giảm chiều dữ liệu, áp dụng cho cả dữ liệu định lượng và định tính như Phân tích thành phần chính; Phân tích tương ứng và đa tương ứng; và Phân tích tương quan chính tắc. Trên cơ sở phân tích các bộ dữ liệu thực tế với phần mềm thống kê, người học sẽ được làm quen với các tình huống ra </w:t>
      </w:r>
      <w:r w:rsidRPr="00727015">
        <w:rPr>
          <w:sz w:val="26"/>
          <w:szCs w:val="26"/>
          <w:lang w:val="vi-VN"/>
        </w:rPr>
        <w:lastRenderedPageBreak/>
        <w:t xml:space="preserve">quyết định dựa trên các bằng chứng khoa học từ phân tích dữ liệu áp dụng trong các lĩnh vực kinh tế, </w:t>
      </w:r>
      <w:r w:rsidR="004A6A0E" w:rsidRPr="00727015">
        <w:rPr>
          <w:sz w:val="26"/>
          <w:szCs w:val="26"/>
          <w:lang w:val="vi-VN"/>
        </w:rPr>
        <w:t xml:space="preserve">quản lý </w:t>
      </w:r>
      <w:r w:rsidRPr="00727015">
        <w:rPr>
          <w:sz w:val="26"/>
          <w:szCs w:val="26"/>
          <w:lang w:val="vi-VN"/>
        </w:rPr>
        <w:t>và</w:t>
      </w:r>
      <w:r w:rsidR="004A6A0E" w:rsidRPr="004A6A0E">
        <w:rPr>
          <w:sz w:val="26"/>
          <w:szCs w:val="26"/>
          <w:lang w:val="vi-VN"/>
        </w:rPr>
        <w:t xml:space="preserve"> </w:t>
      </w:r>
      <w:r w:rsidR="004A6A0E">
        <w:rPr>
          <w:sz w:val="26"/>
          <w:szCs w:val="26"/>
        </w:rPr>
        <w:t xml:space="preserve">quản trị </w:t>
      </w:r>
      <w:r w:rsidR="004A6A0E" w:rsidRPr="00727015">
        <w:rPr>
          <w:sz w:val="26"/>
          <w:szCs w:val="26"/>
          <w:lang w:val="vi-VN"/>
        </w:rPr>
        <w:t>kinh doanh</w:t>
      </w:r>
      <w:r w:rsidRPr="00727015">
        <w:rPr>
          <w:sz w:val="26"/>
          <w:szCs w:val="26"/>
          <w:lang w:val="vi-VN"/>
        </w:rPr>
        <w:t>.</w:t>
      </w:r>
      <w:r w:rsidR="00AB5BB0" w:rsidRPr="001D00FC">
        <w:rPr>
          <w:szCs w:val="24"/>
          <w:lang w:val="nl-NL"/>
        </w:rPr>
        <w:t xml:space="preserve"> </w:t>
      </w:r>
    </w:p>
    <w:p w14:paraId="28170A99" w14:textId="6ECCA093" w:rsidR="00DC2D0E" w:rsidRPr="001D00FC" w:rsidRDefault="00DC2D0E" w:rsidP="00ED1B53">
      <w:pPr>
        <w:widowControl w:val="0"/>
        <w:spacing w:before="0" w:after="0"/>
        <w:ind w:firstLine="0"/>
        <w:jc w:val="both"/>
        <w:rPr>
          <w:rFonts w:cs="Times New Roman"/>
          <w:i/>
          <w:sz w:val="24"/>
          <w:szCs w:val="24"/>
        </w:rPr>
      </w:pPr>
      <w:r w:rsidRPr="001D00FC">
        <w:rPr>
          <w:rFonts w:cs="Times New Roman"/>
          <w:b/>
          <w:sz w:val="24"/>
          <w:szCs w:val="24"/>
        </w:rPr>
        <w:t xml:space="preserve">4. TÀI LIỆU </w:t>
      </w:r>
      <w:r w:rsidR="008565C7" w:rsidRPr="001D00FC">
        <w:rPr>
          <w:rFonts w:cs="Times New Roman"/>
          <w:b/>
          <w:sz w:val="24"/>
          <w:szCs w:val="24"/>
        </w:rPr>
        <w:t>HỌC TẬP</w:t>
      </w:r>
      <w:r w:rsidRPr="001D00FC">
        <w:rPr>
          <w:rFonts w:cs="Times New Roman"/>
          <w:b/>
          <w:sz w:val="24"/>
          <w:szCs w:val="24"/>
        </w:rPr>
        <w:t xml:space="preserve"> (</w:t>
      </w:r>
      <w:r w:rsidR="004B640E" w:rsidRPr="001D00FC">
        <w:rPr>
          <w:rFonts w:cs="Times New Roman"/>
          <w:b/>
          <w:sz w:val="24"/>
          <w:szCs w:val="24"/>
        </w:rPr>
        <w:t xml:space="preserve">Leaning </w:t>
      </w:r>
      <w:r w:rsidR="00E96652" w:rsidRPr="001D00FC">
        <w:rPr>
          <w:rFonts w:cs="Times New Roman"/>
          <w:b/>
          <w:sz w:val="24"/>
          <w:szCs w:val="24"/>
        </w:rPr>
        <w:t>R</w:t>
      </w:r>
      <w:r w:rsidR="004B640E" w:rsidRPr="001D00FC">
        <w:rPr>
          <w:rFonts w:cs="Times New Roman"/>
          <w:b/>
          <w:sz w:val="24"/>
          <w:szCs w:val="24"/>
        </w:rPr>
        <w:t xml:space="preserve">esources: Course </w:t>
      </w:r>
      <w:r w:rsidR="00E96652" w:rsidRPr="001D00FC">
        <w:rPr>
          <w:rFonts w:cs="Times New Roman"/>
          <w:b/>
          <w:sz w:val="24"/>
          <w:szCs w:val="24"/>
        </w:rPr>
        <w:t>B</w:t>
      </w:r>
      <w:r w:rsidR="004B640E" w:rsidRPr="001D00FC">
        <w:rPr>
          <w:rFonts w:cs="Times New Roman"/>
          <w:b/>
          <w:sz w:val="24"/>
          <w:szCs w:val="24"/>
        </w:rPr>
        <w:t xml:space="preserve">ooks, Reference </w:t>
      </w:r>
      <w:r w:rsidR="00E96652" w:rsidRPr="001D00FC">
        <w:rPr>
          <w:rFonts w:cs="Times New Roman"/>
          <w:b/>
          <w:sz w:val="24"/>
          <w:szCs w:val="24"/>
        </w:rPr>
        <w:t>B</w:t>
      </w:r>
      <w:r w:rsidR="004B640E" w:rsidRPr="001D00FC">
        <w:rPr>
          <w:rFonts w:cs="Times New Roman"/>
          <w:b/>
          <w:sz w:val="24"/>
          <w:szCs w:val="24"/>
        </w:rPr>
        <w:t xml:space="preserve">ooks, and </w:t>
      </w:r>
      <w:r w:rsidR="00E96652" w:rsidRPr="001D00FC">
        <w:rPr>
          <w:rFonts w:cs="Times New Roman"/>
          <w:b/>
          <w:sz w:val="24"/>
          <w:szCs w:val="24"/>
        </w:rPr>
        <w:t>S</w:t>
      </w:r>
      <w:r w:rsidR="004B640E" w:rsidRPr="001D00FC">
        <w:rPr>
          <w:rFonts w:cs="Times New Roman"/>
          <w:b/>
          <w:sz w:val="24"/>
          <w:szCs w:val="24"/>
        </w:rPr>
        <w:t>oftwares</w:t>
      </w:r>
      <w:r w:rsidRPr="001D00FC">
        <w:rPr>
          <w:rFonts w:cs="Times New Roman"/>
          <w:b/>
          <w:sz w:val="24"/>
          <w:szCs w:val="24"/>
        </w:rPr>
        <w:t>)</w:t>
      </w:r>
    </w:p>
    <w:p w14:paraId="0DD0833E" w14:textId="2BAB05AF" w:rsidR="008350B8" w:rsidRPr="00E52F52" w:rsidRDefault="00076A3D" w:rsidP="00ED1B53">
      <w:pPr>
        <w:widowControl w:val="0"/>
        <w:spacing w:before="0" w:after="0"/>
        <w:ind w:firstLine="0"/>
        <w:jc w:val="both"/>
        <w:rPr>
          <w:rFonts w:cs="Times New Roman"/>
          <w:b/>
          <w:bCs/>
          <w:i/>
          <w:iCs/>
          <w:color w:val="C00000"/>
          <w:sz w:val="24"/>
          <w:szCs w:val="24"/>
        </w:rPr>
      </w:pPr>
      <w:r w:rsidRPr="00E52F52">
        <w:rPr>
          <w:rFonts w:cs="Times New Roman"/>
          <w:b/>
          <w:bCs/>
          <w:sz w:val="24"/>
          <w:szCs w:val="24"/>
        </w:rPr>
        <w:t xml:space="preserve">4.1 </w:t>
      </w:r>
      <w:r w:rsidR="00443C61" w:rsidRPr="00E52F52">
        <w:rPr>
          <w:rFonts w:cs="Times New Roman"/>
          <w:b/>
          <w:bCs/>
          <w:sz w:val="24"/>
          <w:szCs w:val="24"/>
        </w:rPr>
        <w:t>Giáo trình</w:t>
      </w:r>
      <w:r w:rsidR="00CD42F9" w:rsidRPr="00E52F52">
        <w:rPr>
          <w:rFonts w:cs="Times New Roman"/>
          <w:b/>
          <w:bCs/>
          <w:sz w:val="24"/>
          <w:szCs w:val="24"/>
        </w:rPr>
        <w:t xml:space="preserve"> </w:t>
      </w:r>
    </w:p>
    <w:p w14:paraId="52C5CA69" w14:textId="09C23CC7" w:rsidR="00105CEE" w:rsidRPr="001D00FC" w:rsidRDefault="00915BE2" w:rsidP="00ED1B53">
      <w:pPr>
        <w:widowControl w:val="0"/>
        <w:spacing w:before="0" w:after="0"/>
        <w:ind w:firstLine="0"/>
        <w:jc w:val="both"/>
        <w:rPr>
          <w:rFonts w:cs="Times New Roman"/>
          <w:bCs/>
          <w:sz w:val="24"/>
          <w:szCs w:val="24"/>
        </w:rPr>
      </w:pPr>
      <w:bookmarkStart w:id="0" w:name="_GoBack"/>
      <w:r w:rsidRPr="001D00FC">
        <w:rPr>
          <w:rFonts w:cs="Times New Roman"/>
          <w:bCs/>
          <w:sz w:val="24"/>
          <w:szCs w:val="24"/>
        </w:rPr>
        <w:t>[1] PGS.TS. Trần Thị Bích, TS. Phạm Thị Mai Anh (2022), Giáo trình Phân tích dữ liệu, NXB ĐHKTQD.</w:t>
      </w:r>
      <w:bookmarkEnd w:id="0"/>
    </w:p>
    <w:p w14:paraId="1A4EA58A" w14:textId="19A11B4A" w:rsidR="008350B8" w:rsidRPr="00E52F52" w:rsidRDefault="00076A3D" w:rsidP="00ED1B53">
      <w:pPr>
        <w:widowControl w:val="0"/>
        <w:tabs>
          <w:tab w:val="left" w:pos="3631"/>
        </w:tabs>
        <w:spacing w:before="0" w:after="0"/>
        <w:ind w:firstLine="0"/>
        <w:jc w:val="both"/>
        <w:rPr>
          <w:rFonts w:cs="Times New Roman"/>
          <w:b/>
          <w:bCs/>
          <w:i/>
          <w:iCs/>
          <w:sz w:val="24"/>
          <w:szCs w:val="24"/>
        </w:rPr>
      </w:pPr>
      <w:r w:rsidRPr="00E52F52">
        <w:rPr>
          <w:rFonts w:cs="Times New Roman"/>
          <w:b/>
          <w:bCs/>
          <w:sz w:val="24"/>
          <w:szCs w:val="24"/>
        </w:rPr>
        <w:t xml:space="preserve">4.2 </w:t>
      </w:r>
      <w:r w:rsidR="00443C61" w:rsidRPr="00E52F52">
        <w:rPr>
          <w:rFonts w:cs="Times New Roman"/>
          <w:b/>
          <w:bCs/>
          <w:sz w:val="24"/>
          <w:szCs w:val="24"/>
        </w:rPr>
        <w:t xml:space="preserve">Tài liệu </w:t>
      </w:r>
      <w:r w:rsidRPr="00E52F52">
        <w:rPr>
          <w:rFonts w:cs="Times New Roman"/>
          <w:b/>
          <w:bCs/>
          <w:sz w:val="24"/>
          <w:szCs w:val="24"/>
        </w:rPr>
        <w:t>tham kh</w:t>
      </w:r>
      <w:r w:rsidR="00CD42F9" w:rsidRPr="00E52F52">
        <w:rPr>
          <w:rFonts w:cs="Times New Roman"/>
          <w:b/>
          <w:bCs/>
          <w:sz w:val="24"/>
          <w:szCs w:val="24"/>
        </w:rPr>
        <w:t xml:space="preserve">ảo </w:t>
      </w:r>
    </w:p>
    <w:p w14:paraId="20A3FCD2" w14:textId="0FB33D8B" w:rsidR="00CD42F9" w:rsidRPr="001D00FC" w:rsidRDefault="00105CEE" w:rsidP="00ED1B53">
      <w:pPr>
        <w:widowControl w:val="0"/>
        <w:tabs>
          <w:tab w:val="left" w:pos="3631"/>
        </w:tabs>
        <w:spacing w:before="0" w:after="0"/>
        <w:ind w:firstLine="0"/>
        <w:jc w:val="both"/>
        <w:rPr>
          <w:rFonts w:cs="Times New Roman"/>
          <w:bCs/>
          <w:sz w:val="24"/>
          <w:szCs w:val="24"/>
        </w:rPr>
      </w:pPr>
      <w:r w:rsidRPr="001D00FC">
        <w:rPr>
          <w:rFonts w:cs="Times New Roman"/>
          <w:bCs/>
          <w:sz w:val="24"/>
          <w:szCs w:val="24"/>
        </w:rPr>
        <w:t xml:space="preserve">[2] Bài giảng </w:t>
      </w:r>
      <w:r w:rsidR="000D1EE3" w:rsidRPr="001D00FC">
        <w:rPr>
          <w:rFonts w:cs="Times New Roman"/>
          <w:bCs/>
          <w:sz w:val="24"/>
          <w:szCs w:val="24"/>
        </w:rPr>
        <w:t xml:space="preserve">/ </w:t>
      </w:r>
      <w:r w:rsidRPr="001D00FC">
        <w:rPr>
          <w:rFonts w:cs="Times New Roman"/>
          <w:bCs/>
          <w:sz w:val="24"/>
          <w:szCs w:val="24"/>
        </w:rPr>
        <w:t>Slide bài giả</w:t>
      </w:r>
      <w:r w:rsidR="00915BE2" w:rsidRPr="001D00FC">
        <w:rPr>
          <w:rFonts w:cs="Times New Roman"/>
          <w:bCs/>
          <w:sz w:val="24"/>
          <w:szCs w:val="24"/>
        </w:rPr>
        <w:t>ng Phân tích dữ liệu</w:t>
      </w:r>
    </w:p>
    <w:p w14:paraId="3F715C66" w14:textId="2BCC193B" w:rsidR="00AB5BB0" w:rsidRPr="001D00FC" w:rsidRDefault="00105CEE" w:rsidP="00ED1B53">
      <w:pPr>
        <w:spacing w:before="0" w:after="0"/>
        <w:ind w:firstLine="0"/>
        <w:jc w:val="both"/>
        <w:rPr>
          <w:sz w:val="24"/>
          <w:szCs w:val="24"/>
        </w:rPr>
      </w:pPr>
      <w:r w:rsidRPr="001D00FC">
        <w:rPr>
          <w:rFonts w:cs="Times New Roman"/>
          <w:bCs/>
          <w:sz w:val="24"/>
          <w:szCs w:val="24"/>
        </w:rPr>
        <w:t xml:space="preserve">[3] </w:t>
      </w:r>
      <w:r w:rsidR="00AB5BB0" w:rsidRPr="001D00FC">
        <w:rPr>
          <w:sz w:val="24"/>
          <w:szCs w:val="24"/>
        </w:rPr>
        <w:t>Neil H. Timm (2002). Applied Multivariate Analysis. Springer.</w:t>
      </w:r>
    </w:p>
    <w:p w14:paraId="7AF2940F" w14:textId="75D227ED" w:rsidR="00AB5BB0" w:rsidRPr="001D00FC" w:rsidRDefault="00AB5BB0" w:rsidP="00ED1B53">
      <w:pPr>
        <w:spacing w:before="0" w:after="0"/>
        <w:ind w:firstLine="0"/>
        <w:jc w:val="both"/>
        <w:rPr>
          <w:sz w:val="24"/>
          <w:szCs w:val="24"/>
        </w:rPr>
      </w:pPr>
      <w:r w:rsidRPr="001D00FC">
        <w:rPr>
          <w:sz w:val="24"/>
          <w:szCs w:val="24"/>
        </w:rPr>
        <w:t>[4] ALVIN C. RENCHER (2002). Methods of Multivariate Analysis, Second Edition. A JOHN WILEY &amp; SONS, INC. PUBLICATION.</w:t>
      </w:r>
    </w:p>
    <w:p w14:paraId="47270FF1" w14:textId="6F0EBA53" w:rsidR="00AB5BB0" w:rsidRPr="001D00FC" w:rsidRDefault="00AB5BB0" w:rsidP="00ED1B53">
      <w:pPr>
        <w:spacing w:before="0" w:after="0"/>
        <w:ind w:firstLine="0"/>
        <w:jc w:val="both"/>
        <w:rPr>
          <w:sz w:val="24"/>
          <w:szCs w:val="24"/>
        </w:rPr>
      </w:pPr>
      <w:r w:rsidRPr="001D00FC">
        <w:rPr>
          <w:sz w:val="24"/>
          <w:szCs w:val="24"/>
        </w:rPr>
        <w:t>[5] Michael Greenacre and Jorg Blasius (2006). Multiple Correspondence Analysis and Related Methods. Chapman &amp; Hall/CRC.</w:t>
      </w:r>
    </w:p>
    <w:p w14:paraId="777E0D4C" w14:textId="6F175662" w:rsidR="00915BE2" w:rsidRPr="00E52F52" w:rsidRDefault="00915BE2" w:rsidP="00ED1B53">
      <w:pPr>
        <w:widowControl w:val="0"/>
        <w:tabs>
          <w:tab w:val="left" w:pos="3631"/>
        </w:tabs>
        <w:spacing w:before="0" w:after="0"/>
        <w:ind w:firstLine="0"/>
        <w:jc w:val="both"/>
        <w:rPr>
          <w:rFonts w:cs="Times New Roman"/>
          <w:b/>
          <w:bCs/>
          <w:sz w:val="24"/>
          <w:szCs w:val="24"/>
        </w:rPr>
      </w:pPr>
      <w:r w:rsidRPr="00E52F52">
        <w:rPr>
          <w:rFonts w:cs="Times New Roman"/>
          <w:b/>
          <w:bCs/>
          <w:sz w:val="24"/>
          <w:szCs w:val="24"/>
        </w:rPr>
        <w:t>4.3. Phần mềm</w:t>
      </w:r>
    </w:p>
    <w:p w14:paraId="6D59D5AD" w14:textId="3D0809D8" w:rsidR="00915BE2" w:rsidRPr="001D00FC" w:rsidRDefault="00915BE2" w:rsidP="00ED1B53">
      <w:pPr>
        <w:widowControl w:val="0"/>
        <w:tabs>
          <w:tab w:val="left" w:pos="3631"/>
        </w:tabs>
        <w:spacing w:before="0" w:after="0"/>
        <w:ind w:firstLine="0"/>
        <w:jc w:val="both"/>
        <w:rPr>
          <w:rFonts w:cs="Times New Roman"/>
          <w:bCs/>
          <w:sz w:val="24"/>
          <w:szCs w:val="24"/>
        </w:rPr>
      </w:pPr>
      <w:r w:rsidRPr="001D00FC">
        <w:rPr>
          <w:rFonts w:cs="Times New Roman"/>
          <w:bCs/>
          <w:sz w:val="24"/>
          <w:szCs w:val="24"/>
        </w:rPr>
        <w:t xml:space="preserve">- </w:t>
      </w:r>
      <w:r w:rsidR="00AB5BB0" w:rsidRPr="001D00FC">
        <w:rPr>
          <w:rFonts w:cs="Times New Roman"/>
          <w:bCs/>
          <w:sz w:val="24"/>
          <w:szCs w:val="24"/>
        </w:rPr>
        <w:t xml:space="preserve">Phần mềm </w:t>
      </w:r>
      <w:r w:rsidRPr="001D00FC">
        <w:rPr>
          <w:rFonts w:cs="Times New Roman"/>
          <w:bCs/>
          <w:sz w:val="24"/>
          <w:szCs w:val="24"/>
        </w:rPr>
        <w:t>R.</w:t>
      </w:r>
    </w:p>
    <w:p w14:paraId="56A55BB9" w14:textId="3896D800" w:rsidR="00DC2D0E" w:rsidRPr="001D00FC" w:rsidRDefault="00DC2D0E" w:rsidP="00ED1B53">
      <w:pPr>
        <w:widowControl w:val="0"/>
        <w:tabs>
          <w:tab w:val="left" w:pos="3631"/>
        </w:tabs>
        <w:spacing w:before="0" w:after="0"/>
        <w:ind w:firstLine="0"/>
        <w:jc w:val="both"/>
        <w:rPr>
          <w:rFonts w:cs="Times New Roman"/>
          <w:b/>
          <w:sz w:val="24"/>
          <w:szCs w:val="24"/>
          <w:lang w:val="pt-BR"/>
        </w:rPr>
      </w:pPr>
      <w:r w:rsidRPr="001D00FC">
        <w:rPr>
          <w:rFonts w:cs="Times New Roman"/>
          <w:b/>
          <w:sz w:val="24"/>
          <w:szCs w:val="24"/>
          <w:lang w:val="pt-BR"/>
        </w:rPr>
        <w:t>5. MỤC TIÊU HỌC PHẦN (C</w:t>
      </w:r>
      <w:r w:rsidR="004B640E" w:rsidRPr="001D00FC">
        <w:rPr>
          <w:rFonts w:cs="Times New Roman"/>
          <w:b/>
          <w:sz w:val="24"/>
          <w:szCs w:val="24"/>
          <w:lang w:val="pt-BR"/>
        </w:rPr>
        <w:t>ourse Goals</w:t>
      </w:r>
      <w:r w:rsidRPr="001D00FC">
        <w:rPr>
          <w:rFonts w:cs="Times New Roman"/>
          <w:b/>
          <w:sz w:val="24"/>
          <w:szCs w:val="24"/>
          <w:lang w:val="pt-BR"/>
        </w:rPr>
        <w:t>)</w:t>
      </w:r>
    </w:p>
    <w:p w14:paraId="0CF37DA5" w14:textId="77777777" w:rsidR="004B1CD5" w:rsidRPr="001D00FC" w:rsidRDefault="004B1CD5" w:rsidP="00ED1B5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1D00FC">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151"/>
        <w:gridCol w:w="1747"/>
      </w:tblGrid>
      <w:tr w:rsidR="00FB19EA" w:rsidRPr="001D00FC" w14:paraId="317B3D73" w14:textId="042D4970" w:rsidTr="00ED1B5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1D00FC" w:rsidRDefault="00FB19EA" w:rsidP="00ED1B53">
            <w:pPr>
              <w:widowControl w:val="0"/>
              <w:tabs>
                <w:tab w:val="left" w:pos="993"/>
              </w:tabs>
              <w:spacing w:before="0" w:after="0"/>
              <w:ind w:firstLine="0"/>
              <w:jc w:val="center"/>
              <w:rPr>
                <w:rFonts w:cs="Times New Roman"/>
                <w:b/>
                <w:sz w:val="24"/>
                <w:szCs w:val="24"/>
              </w:rPr>
            </w:pPr>
            <w:r w:rsidRPr="001D00FC">
              <w:rPr>
                <w:rFonts w:cs="Times New Roman"/>
                <w:b/>
                <w:sz w:val="24"/>
                <w:szCs w:val="24"/>
              </w:rPr>
              <w:t>Mã/Code</w:t>
            </w:r>
          </w:p>
          <w:p w14:paraId="1529F5C4" w14:textId="4D7A3F64" w:rsidR="00FB19EA" w:rsidRPr="001D00FC" w:rsidRDefault="00FB19EA" w:rsidP="00ED1B53">
            <w:pPr>
              <w:widowControl w:val="0"/>
              <w:tabs>
                <w:tab w:val="left" w:pos="993"/>
              </w:tabs>
              <w:spacing w:before="0" w:after="0"/>
              <w:ind w:firstLine="0"/>
              <w:jc w:val="center"/>
              <w:rPr>
                <w:rFonts w:cs="Times New Roman"/>
                <w:b/>
                <w:sz w:val="24"/>
                <w:szCs w:val="24"/>
              </w:rPr>
            </w:pPr>
            <w:r w:rsidRPr="001D00FC">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1D00FC" w:rsidRDefault="00FB19EA" w:rsidP="00ED1B53">
            <w:pPr>
              <w:widowControl w:val="0"/>
              <w:tabs>
                <w:tab w:val="left" w:pos="993"/>
              </w:tabs>
              <w:spacing w:before="0" w:after="0"/>
              <w:ind w:firstLine="0"/>
              <w:jc w:val="center"/>
              <w:rPr>
                <w:rFonts w:cs="Times New Roman"/>
                <w:b/>
                <w:sz w:val="24"/>
                <w:szCs w:val="24"/>
              </w:rPr>
            </w:pPr>
            <w:r w:rsidRPr="001D00FC">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1D00FC" w:rsidRDefault="00FB19EA" w:rsidP="00ED1B53">
            <w:pPr>
              <w:widowControl w:val="0"/>
              <w:tabs>
                <w:tab w:val="left" w:pos="993"/>
              </w:tabs>
              <w:spacing w:before="0" w:after="0"/>
              <w:ind w:firstLine="0"/>
              <w:jc w:val="center"/>
              <w:rPr>
                <w:rFonts w:cs="Times New Roman"/>
                <w:b/>
                <w:sz w:val="24"/>
                <w:szCs w:val="24"/>
              </w:rPr>
            </w:pPr>
            <w:r w:rsidRPr="001D00FC">
              <w:rPr>
                <w:rFonts w:cs="Times New Roman"/>
                <w:b/>
                <w:sz w:val="24"/>
                <w:szCs w:val="24"/>
              </w:rPr>
              <w:t>CĐR/PLO của CTĐT</w:t>
            </w:r>
          </w:p>
        </w:tc>
      </w:tr>
      <w:tr w:rsidR="00FB19EA" w:rsidRPr="001D00FC" w14:paraId="1CBE23D7" w14:textId="0142E9D7" w:rsidTr="00ED1B5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1D00FC" w:rsidRDefault="00FB19EA" w:rsidP="00ED1B53">
            <w:pPr>
              <w:widowControl w:val="0"/>
              <w:tabs>
                <w:tab w:val="left" w:pos="993"/>
              </w:tabs>
              <w:spacing w:before="0" w:after="0"/>
              <w:ind w:firstLine="0"/>
              <w:jc w:val="center"/>
              <w:rPr>
                <w:rFonts w:cs="Times New Roman"/>
                <w:bCs/>
                <w:sz w:val="24"/>
                <w:szCs w:val="24"/>
              </w:rPr>
            </w:pPr>
            <w:r w:rsidRPr="001D00FC">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1D00FC" w:rsidRDefault="00FB19EA" w:rsidP="00ED1B53">
            <w:pPr>
              <w:widowControl w:val="0"/>
              <w:tabs>
                <w:tab w:val="left" w:pos="993"/>
              </w:tabs>
              <w:spacing w:before="0" w:after="0"/>
              <w:ind w:firstLine="0"/>
              <w:jc w:val="center"/>
              <w:rPr>
                <w:rFonts w:cs="Times New Roman"/>
                <w:bCs/>
                <w:sz w:val="24"/>
                <w:szCs w:val="24"/>
              </w:rPr>
            </w:pPr>
            <w:r w:rsidRPr="001D00FC">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1D00FC" w:rsidRDefault="00FB19EA" w:rsidP="00ED1B53">
            <w:pPr>
              <w:widowControl w:val="0"/>
              <w:tabs>
                <w:tab w:val="left" w:pos="993"/>
              </w:tabs>
              <w:spacing w:before="0" w:after="0"/>
              <w:ind w:firstLine="0"/>
              <w:jc w:val="center"/>
              <w:rPr>
                <w:rFonts w:cs="Times New Roman"/>
                <w:bCs/>
                <w:sz w:val="24"/>
                <w:szCs w:val="24"/>
              </w:rPr>
            </w:pPr>
            <w:r w:rsidRPr="001D00FC">
              <w:rPr>
                <w:rFonts w:cs="Times New Roman"/>
                <w:bCs/>
                <w:sz w:val="24"/>
                <w:szCs w:val="24"/>
              </w:rPr>
              <w:t>[3]</w:t>
            </w:r>
          </w:p>
        </w:tc>
      </w:tr>
      <w:tr w:rsidR="002E6510" w:rsidRPr="001D00FC" w14:paraId="4821A4D3" w14:textId="610C887B" w:rsidTr="00ED1B5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2E6510" w:rsidRPr="001D00FC" w:rsidRDefault="002E6510" w:rsidP="00ED1B53">
            <w:pPr>
              <w:widowControl w:val="0"/>
              <w:tabs>
                <w:tab w:val="left" w:pos="993"/>
              </w:tabs>
              <w:spacing w:before="0" w:after="0"/>
              <w:ind w:left="29" w:firstLine="0"/>
              <w:jc w:val="center"/>
              <w:rPr>
                <w:rFonts w:cs="Times New Roman"/>
                <w:sz w:val="24"/>
                <w:szCs w:val="24"/>
              </w:rPr>
            </w:pPr>
            <w:r w:rsidRPr="001D00FC">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0BC537FA" w14:textId="77777777" w:rsidR="002E6510" w:rsidRPr="001D00FC" w:rsidRDefault="002E6510" w:rsidP="00ED1B53">
            <w:pPr>
              <w:widowControl w:val="0"/>
              <w:spacing w:before="0" w:after="0"/>
              <w:ind w:firstLine="0"/>
              <w:jc w:val="both"/>
              <w:rPr>
                <w:rFonts w:cs="Times New Roman"/>
                <w:sz w:val="24"/>
                <w:szCs w:val="24"/>
                <w:lang w:val="fr-FR"/>
              </w:rPr>
            </w:pPr>
            <w:r w:rsidRPr="001D00FC">
              <w:rPr>
                <w:rFonts w:cs="Times New Roman"/>
                <w:sz w:val="24"/>
                <w:szCs w:val="24"/>
                <w:lang w:val="fr-FR"/>
              </w:rPr>
              <w:t>Trang bị kiến thức nền tảng về các mô hình phân tích dữ liệu ;</w:t>
            </w:r>
          </w:p>
          <w:p w14:paraId="365C9E70" w14:textId="28012646" w:rsidR="002E6510" w:rsidRPr="001D00FC" w:rsidRDefault="002E6510" w:rsidP="00ED1B53">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Giứp người học đánh giá được các mô hình phân tích dữ liệu phù hợp với thực tế và đánh giá được các bằng chứng khoa học từ phân tích dữ liệu.</w:t>
            </w:r>
          </w:p>
        </w:tc>
        <w:tc>
          <w:tcPr>
            <w:tcW w:w="0" w:type="auto"/>
            <w:tcBorders>
              <w:top w:val="single" w:sz="4" w:space="0" w:color="auto"/>
              <w:left w:val="single" w:sz="4" w:space="0" w:color="auto"/>
              <w:bottom w:val="single" w:sz="4" w:space="0" w:color="auto"/>
              <w:right w:val="single" w:sz="4" w:space="0" w:color="auto"/>
            </w:tcBorders>
          </w:tcPr>
          <w:p w14:paraId="3850A690" w14:textId="10938D90" w:rsidR="00E52F52" w:rsidRDefault="002E6510" w:rsidP="00ED1B53">
            <w:pPr>
              <w:widowControl w:val="0"/>
              <w:spacing w:before="0" w:after="0"/>
              <w:ind w:firstLine="0"/>
              <w:jc w:val="center"/>
              <w:rPr>
                <w:rFonts w:cs="Times New Roman"/>
                <w:sz w:val="24"/>
                <w:szCs w:val="24"/>
              </w:rPr>
            </w:pPr>
            <w:r w:rsidRPr="001D00FC">
              <w:rPr>
                <w:rFonts w:cs="Times New Roman"/>
                <w:sz w:val="24"/>
                <w:szCs w:val="24"/>
              </w:rPr>
              <w:t>PLO1.</w:t>
            </w:r>
            <w:r w:rsidR="001F7AEA">
              <w:rPr>
                <w:rFonts w:cs="Times New Roman"/>
                <w:sz w:val="24"/>
                <w:szCs w:val="24"/>
              </w:rPr>
              <w:t>4</w:t>
            </w:r>
          </w:p>
          <w:p w14:paraId="598D6753" w14:textId="2A0C33AA" w:rsidR="002E6510" w:rsidRDefault="00E52F52" w:rsidP="00ED1B53">
            <w:pPr>
              <w:widowControl w:val="0"/>
              <w:spacing w:before="0" w:after="0"/>
              <w:ind w:firstLine="0"/>
              <w:jc w:val="center"/>
              <w:rPr>
                <w:rFonts w:cs="Times New Roman"/>
                <w:sz w:val="24"/>
                <w:szCs w:val="24"/>
              </w:rPr>
            </w:pPr>
            <w:r>
              <w:rPr>
                <w:rFonts w:cs="Times New Roman"/>
                <w:sz w:val="24"/>
                <w:szCs w:val="24"/>
              </w:rPr>
              <w:t>P</w:t>
            </w:r>
            <w:r w:rsidR="002E6510" w:rsidRPr="001D00FC">
              <w:rPr>
                <w:rFonts w:cs="Times New Roman"/>
                <w:sz w:val="24"/>
                <w:szCs w:val="24"/>
              </w:rPr>
              <w:t>LO1.5</w:t>
            </w:r>
          </w:p>
          <w:p w14:paraId="601563AC" w14:textId="11459555" w:rsidR="001F7AEA" w:rsidRPr="00E52F52" w:rsidRDefault="001F7AEA" w:rsidP="00ED1B53">
            <w:pPr>
              <w:widowControl w:val="0"/>
              <w:spacing w:before="0" w:after="0"/>
              <w:ind w:firstLine="0"/>
              <w:jc w:val="center"/>
              <w:rPr>
                <w:rFonts w:cs="Times New Roman"/>
                <w:sz w:val="24"/>
                <w:szCs w:val="24"/>
              </w:rPr>
            </w:pPr>
            <w:r>
              <w:rPr>
                <w:rFonts w:cs="Times New Roman"/>
                <w:sz w:val="24"/>
                <w:szCs w:val="24"/>
              </w:rPr>
              <w:t>PLO1.6</w:t>
            </w:r>
          </w:p>
        </w:tc>
      </w:tr>
      <w:tr w:rsidR="002E6510" w:rsidRPr="001D00FC" w14:paraId="6ABAC4C9" w14:textId="06BA475B" w:rsidTr="00ED1B53">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2E6510" w:rsidRPr="001D00FC" w:rsidRDefault="002E6510" w:rsidP="00ED1B53">
            <w:pPr>
              <w:widowControl w:val="0"/>
              <w:tabs>
                <w:tab w:val="left" w:pos="993"/>
              </w:tabs>
              <w:spacing w:before="0" w:after="0"/>
              <w:ind w:left="29" w:firstLine="0"/>
              <w:jc w:val="center"/>
              <w:rPr>
                <w:rFonts w:cs="Times New Roman"/>
                <w:sz w:val="24"/>
                <w:szCs w:val="24"/>
              </w:rPr>
            </w:pPr>
            <w:r w:rsidRPr="001D00FC">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04F0458C" w14:textId="77777777" w:rsidR="002E6510" w:rsidRPr="001D00FC" w:rsidRDefault="002E6510" w:rsidP="00ED1B53">
            <w:pPr>
              <w:widowControl w:val="0"/>
              <w:spacing w:before="0" w:after="0"/>
              <w:ind w:firstLine="0"/>
              <w:jc w:val="both"/>
              <w:rPr>
                <w:rFonts w:cs="Times New Roman"/>
                <w:sz w:val="24"/>
                <w:szCs w:val="24"/>
                <w:lang w:val="fr-FR"/>
              </w:rPr>
            </w:pPr>
            <w:r w:rsidRPr="001D00FC">
              <w:rPr>
                <w:rFonts w:cs="Times New Roman"/>
                <w:sz w:val="24"/>
                <w:szCs w:val="24"/>
                <w:lang w:val="fr-FR"/>
              </w:rPr>
              <w:t>Trình bày được kết quả từ các mô hình phân tích dữ liệu.</w:t>
            </w:r>
          </w:p>
          <w:p w14:paraId="10A8BDB1" w14:textId="77777777" w:rsidR="002E6510" w:rsidRPr="001D00FC" w:rsidRDefault="002E6510" w:rsidP="00ED1B53">
            <w:pPr>
              <w:widowControl w:val="0"/>
              <w:spacing w:before="0" w:after="0"/>
              <w:ind w:firstLine="0"/>
              <w:jc w:val="both"/>
              <w:rPr>
                <w:rFonts w:cs="Times New Roman"/>
                <w:sz w:val="24"/>
                <w:szCs w:val="24"/>
                <w:lang w:val="fr-FR"/>
              </w:rPr>
            </w:pPr>
            <w:r w:rsidRPr="001D00FC">
              <w:rPr>
                <w:rFonts w:cs="Times New Roman"/>
                <w:sz w:val="24"/>
                <w:szCs w:val="24"/>
                <w:lang w:val="fr-FR"/>
              </w:rPr>
              <w:t>Xây dựng và tổ chức thực hiện các mô hình phân tích dữ liệu trong thực tế</w:t>
            </w:r>
          </w:p>
          <w:p w14:paraId="684A52CE" w14:textId="3481DAC3" w:rsidR="002E6510" w:rsidRPr="001D00FC" w:rsidRDefault="002E6510" w:rsidP="00ED1B53">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Xử lý được dữ liệu bằng các phần mềm thống kê</w:t>
            </w:r>
          </w:p>
        </w:tc>
        <w:tc>
          <w:tcPr>
            <w:tcW w:w="0" w:type="auto"/>
            <w:tcBorders>
              <w:top w:val="single" w:sz="4" w:space="0" w:color="auto"/>
              <w:left w:val="single" w:sz="4" w:space="0" w:color="auto"/>
              <w:bottom w:val="single" w:sz="4" w:space="0" w:color="auto"/>
              <w:right w:val="single" w:sz="4" w:space="0" w:color="auto"/>
            </w:tcBorders>
          </w:tcPr>
          <w:p w14:paraId="724743D1" w14:textId="40FD79B6" w:rsidR="002E6510" w:rsidRPr="001D00FC" w:rsidRDefault="002E6510" w:rsidP="00ED1B53">
            <w:pPr>
              <w:widowControl w:val="0"/>
              <w:spacing w:before="0" w:after="0"/>
              <w:ind w:firstLine="0"/>
              <w:jc w:val="center"/>
              <w:rPr>
                <w:rFonts w:cs="Times New Roman"/>
                <w:sz w:val="24"/>
                <w:szCs w:val="24"/>
              </w:rPr>
            </w:pPr>
            <w:r w:rsidRPr="001D00FC">
              <w:rPr>
                <w:rFonts w:cs="Times New Roman"/>
                <w:sz w:val="24"/>
                <w:szCs w:val="24"/>
              </w:rPr>
              <w:t>PLO2.</w:t>
            </w:r>
            <w:r w:rsidR="001F7AEA">
              <w:rPr>
                <w:rFonts w:cs="Times New Roman"/>
                <w:sz w:val="24"/>
                <w:szCs w:val="24"/>
              </w:rPr>
              <w:t>3</w:t>
            </w:r>
          </w:p>
          <w:p w14:paraId="33019BF1" w14:textId="0940BAAF" w:rsidR="002E6510" w:rsidRPr="001D00FC" w:rsidRDefault="002E6510" w:rsidP="00ED1B53">
            <w:pPr>
              <w:widowControl w:val="0"/>
              <w:spacing w:before="0" w:after="0"/>
              <w:ind w:firstLine="0"/>
              <w:jc w:val="center"/>
              <w:rPr>
                <w:rFonts w:cs="Times New Roman"/>
                <w:sz w:val="24"/>
                <w:szCs w:val="24"/>
              </w:rPr>
            </w:pPr>
            <w:r w:rsidRPr="001D00FC">
              <w:rPr>
                <w:rFonts w:cs="Times New Roman"/>
                <w:sz w:val="24"/>
                <w:szCs w:val="24"/>
              </w:rPr>
              <w:t>PLO2.</w:t>
            </w:r>
            <w:r w:rsidR="001F7AEA">
              <w:rPr>
                <w:rFonts w:cs="Times New Roman"/>
                <w:sz w:val="24"/>
                <w:szCs w:val="24"/>
              </w:rPr>
              <w:t>4</w:t>
            </w:r>
          </w:p>
          <w:p w14:paraId="4BE2BB67" w14:textId="3F280003" w:rsidR="002E6510" w:rsidRPr="001D00FC" w:rsidRDefault="002E6510" w:rsidP="00ED1B53">
            <w:pPr>
              <w:widowControl w:val="0"/>
              <w:spacing w:before="0" w:after="0"/>
              <w:ind w:firstLine="0"/>
              <w:jc w:val="center"/>
              <w:rPr>
                <w:rFonts w:cs="Times New Roman"/>
                <w:bCs/>
                <w:sz w:val="24"/>
                <w:szCs w:val="24"/>
                <w:lang w:val="it-IT"/>
              </w:rPr>
            </w:pPr>
          </w:p>
        </w:tc>
      </w:tr>
      <w:tr w:rsidR="002E6510" w:rsidRPr="001D00FC" w14:paraId="5EB585BD" w14:textId="216BB5BE" w:rsidTr="00ED1B53">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F0962C5" w:rsidR="002E6510" w:rsidRPr="001D00FC" w:rsidRDefault="002E6510" w:rsidP="00ED1B53">
            <w:pPr>
              <w:widowControl w:val="0"/>
              <w:tabs>
                <w:tab w:val="left" w:pos="993"/>
              </w:tabs>
              <w:spacing w:before="0" w:after="0"/>
              <w:ind w:left="29" w:firstLine="0"/>
              <w:jc w:val="center"/>
              <w:rPr>
                <w:rFonts w:cs="Times New Roman"/>
                <w:sz w:val="24"/>
                <w:szCs w:val="24"/>
                <w:lang w:val="fr-FR"/>
              </w:rPr>
            </w:pPr>
            <w:r w:rsidRPr="001D00FC">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D599773" w:rsidR="002E6510" w:rsidRPr="001D00FC" w:rsidRDefault="002E6510" w:rsidP="00ED1B53">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 xml:space="preserve">Trang bị cho người học nhận thức về bối cảnh xã hội, nhận thức đạo đức nghề nghiệp, trách nhiệm xã hội; năng lực tự học tập, tự nghiên cứu </w:t>
            </w:r>
          </w:p>
        </w:tc>
        <w:tc>
          <w:tcPr>
            <w:tcW w:w="0" w:type="auto"/>
            <w:tcBorders>
              <w:top w:val="single" w:sz="4" w:space="0" w:color="auto"/>
              <w:left w:val="single" w:sz="4" w:space="0" w:color="auto"/>
              <w:bottom w:val="single" w:sz="4" w:space="0" w:color="auto"/>
              <w:right w:val="single" w:sz="4" w:space="0" w:color="auto"/>
            </w:tcBorders>
          </w:tcPr>
          <w:p w14:paraId="242A7A74" w14:textId="33C870D1" w:rsidR="002E6510" w:rsidRPr="001D00FC" w:rsidRDefault="002E6510" w:rsidP="00ED1B53">
            <w:pPr>
              <w:widowControl w:val="0"/>
              <w:spacing w:before="0" w:after="0"/>
              <w:ind w:firstLine="0"/>
              <w:jc w:val="center"/>
              <w:rPr>
                <w:rFonts w:cs="Times New Roman"/>
                <w:bCs/>
                <w:sz w:val="24"/>
                <w:szCs w:val="24"/>
                <w:lang w:val="it-IT"/>
              </w:rPr>
            </w:pPr>
            <w:r w:rsidRPr="001D00FC">
              <w:rPr>
                <w:rFonts w:cs="Times New Roman"/>
                <w:sz w:val="24"/>
                <w:szCs w:val="24"/>
                <w:lang w:val="fr-FR"/>
              </w:rPr>
              <w:t>PLO3.4</w:t>
            </w:r>
          </w:p>
        </w:tc>
      </w:tr>
      <w:tr w:rsidR="002E6510" w:rsidRPr="001D00FC" w14:paraId="1D3587FF" w14:textId="77777777" w:rsidTr="00ED1B53">
        <w:trPr>
          <w:trHeight w:val="20"/>
        </w:trPr>
        <w:tc>
          <w:tcPr>
            <w:tcW w:w="0" w:type="auto"/>
            <w:tcBorders>
              <w:top w:val="single" w:sz="4" w:space="0" w:color="auto"/>
              <w:left w:val="single" w:sz="4" w:space="0" w:color="auto"/>
              <w:bottom w:val="single" w:sz="4" w:space="0" w:color="auto"/>
              <w:right w:val="single" w:sz="4" w:space="0" w:color="auto"/>
            </w:tcBorders>
          </w:tcPr>
          <w:p w14:paraId="0D279CC9" w14:textId="6EF8191B" w:rsidR="002E6510" w:rsidRPr="001D00FC" w:rsidRDefault="002E6510" w:rsidP="00ED1B53">
            <w:pPr>
              <w:widowControl w:val="0"/>
              <w:tabs>
                <w:tab w:val="left" w:pos="993"/>
              </w:tabs>
              <w:spacing w:before="0" w:after="0"/>
              <w:ind w:left="29" w:firstLine="0"/>
              <w:jc w:val="center"/>
              <w:rPr>
                <w:rFonts w:cs="Times New Roman"/>
                <w:sz w:val="24"/>
                <w:szCs w:val="24"/>
                <w:lang w:val="fr-FR"/>
              </w:rPr>
            </w:pPr>
            <w:r w:rsidRPr="001D00FC">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F74AAAF" w14:textId="77777777" w:rsidR="002E6510" w:rsidRPr="001D00FC" w:rsidRDefault="002E6510" w:rsidP="00ED1B53">
            <w:pPr>
              <w:widowControl w:val="0"/>
              <w:spacing w:before="0" w:after="0"/>
              <w:ind w:firstLine="0"/>
              <w:jc w:val="both"/>
              <w:rPr>
                <w:rFonts w:cs="Times New Roman"/>
                <w:sz w:val="24"/>
                <w:szCs w:val="24"/>
                <w:lang w:val="fr-FR"/>
              </w:rPr>
            </w:pPr>
            <w:r w:rsidRPr="001D00FC">
              <w:rPr>
                <w:rFonts w:cs="Times New Roman"/>
                <w:sz w:val="24"/>
                <w:szCs w:val="24"/>
                <w:lang w:val="fr-FR"/>
              </w:rPr>
              <w:t>Giúp người học hình thành năng lực giải quyết công việc một cách độc lập và theo nhóm ;</w:t>
            </w:r>
          </w:p>
          <w:p w14:paraId="43B67CD9" w14:textId="79C4D3E9" w:rsidR="002E6510" w:rsidRPr="001D00FC" w:rsidRDefault="002E6510" w:rsidP="00ED1B53">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Giúp người học hình thành năng lực tự chủ, tự chịu trách nhiệm trong những tình huống cụ thể.</w:t>
            </w:r>
          </w:p>
        </w:tc>
        <w:tc>
          <w:tcPr>
            <w:tcW w:w="0" w:type="auto"/>
            <w:tcBorders>
              <w:top w:val="single" w:sz="4" w:space="0" w:color="auto"/>
              <w:left w:val="single" w:sz="4" w:space="0" w:color="auto"/>
              <w:bottom w:val="single" w:sz="4" w:space="0" w:color="auto"/>
              <w:right w:val="single" w:sz="4" w:space="0" w:color="auto"/>
            </w:tcBorders>
          </w:tcPr>
          <w:p w14:paraId="1F420872" w14:textId="47D4A4D7" w:rsidR="00E52F52" w:rsidRDefault="002E6510" w:rsidP="00ED1B53">
            <w:pPr>
              <w:widowControl w:val="0"/>
              <w:spacing w:before="0" w:after="0"/>
              <w:ind w:firstLine="0"/>
              <w:jc w:val="center"/>
              <w:rPr>
                <w:rFonts w:cs="Times New Roman"/>
                <w:sz w:val="24"/>
                <w:szCs w:val="24"/>
                <w:lang w:val="fr-FR"/>
              </w:rPr>
            </w:pPr>
            <w:r w:rsidRPr="001D00FC">
              <w:rPr>
                <w:rFonts w:cs="Times New Roman"/>
                <w:sz w:val="24"/>
                <w:szCs w:val="24"/>
                <w:lang w:val="fr-FR"/>
              </w:rPr>
              <w:t>PLO3.</w:t>
            </w:r>
            <w:r w:rsidR="00410EC1">
              <w:rPr>
                <w:rFonts w:cs="Times New Roman"/>
                <w:sz w:val="24"/>
                <w:szCs w:val="24"/>
                <w:lang w:val="fr-FR"/>
              </w:rPr>
              <w:t>1</w:t>
            </w:r>
          </w:p>
          <w:p w14:paraId="4AE062A7" w14:textId="36EB46DB" w:rsidR="002E6510" w:rsidRPr="001D00FC" w:rsidRDefault="002E6510" w:rsidP="00ED1B53">
            <w:pPr>
              <w:widowControl w:val="0"/>
              <w:spacing w:before="0" w:after="0"/>
              <w:ind w:firstLine="0"/>
              <w:jc w:val="center"/>
              <w:rPr>
                <w:rFonts w:cs="Times New Roman"/>
                <w:bCs/>
                <w:sz w:val="24"/>
                <w:szCs w:val="24"/>
                <w:lang w:val="it-IT"/>
              </w:rPr>
            </w:pPr>
          </w:p>
        </w:tc>
      </w:tr>
    </w:tbl>
    <w:p w14:paraId="1C89B791" w14:textId="77777777" w:rsidR="00ED1B53" w:rsidRDefault="00ED1B53" w:rsidP="00ED1B53">
      <w:pPr>
        <w:widowControl w:val="0"/>
        <w:spacing w:before="0" w:after="0"/>
        <w:ind w:firstLine="0"/>
        <w:jc w:val="both"/>
        <w:rPr>
          <w:rFonts w:cs="Times New Roman"/>
          <w:b/>
          <w:sz w:val="24"/>
          <w:szCs w:val="24"/>
          <w:lang w:val="pt-BR"/>
        </w:rPr>
      </w:pPr>
    </w:p>
    <w:p w14:paraId="3B13398E" w14:textId="0FCDDB7C" w:rsidR="00DC2D0E" w:rsidRPr="001D00FC" w:rsidRDefault="00DC2D0E" w:rsidP="00ED1B53">
      <w:pPr>
        <w:widowControl w:val="0"/>
        <w:spacing w:before="0" w:after="0"/>
        <w:ind w:firstLine="0"/>
        <w:jc w:val="both"/>
        <w:rPr>
          <w:rFonts w:cs="Times New Roman"/>
          <w:b/>
          <w:sz w:val="24"/>
          <w:szCs w:val="24"/>
          <w:lang w:val="pt-BR"/>
        </w:rPr>
      </w:pPr>
      <w:r w:rsidRPr="001D00FC">
        <w:rPr>
          <w:rFonts w:cs="Times New Roman"/>
          <w:b/>
          <w:sz w:val="24"/>
          <w:szCs w:val="24"/>
          <w:lang w:val="pt-BR"/>
        </w:rPr>
        <w:t>6. CHUẨN ĐẦU RA HỌC PHẦN (C</w:t>
      </w:r>
      <w:r w:rsidR="004B640E" w:rsidRPr="001D00FC">
        <w:rPr>
          <w:rFonts w:cs="Times New Roman"/>
          <w:b/>
          <w:sz w:val="24"/>
          <w:szCs w:val="24"/>
          <w:lang w:val="pt-BR"/>
        </w:rPr>
        <w:t>ourse Learning Outcomes</w:t>
      </w:r>
      <w:r w:rsidRPr="001D00FC">
        <w:rPr>
          <w:rFonts w:cs="Times New Roman"/>
          <w:b/>
          <w:sz w:val="24"/>
          <w:szCs w:val="24"/>
          <w:lang w:val="pt-BR"/>
        </w:rPr>
        <w:t>)</w:t>
      </w:r>
    </w:p>
    <w:p w14:paraId="3E2CF142" w14:textId="77777777" w:rsidR="004C606D" w:rsidRPr="001D00FC" w:rsidRDefault="004C606D" w:rsidP="00ED1B53">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1D00FC">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
        <w:gridCol w:w="996"/>
        <w:gridCol w:w="5611"/>
        <w:gridCol w:w="1497"/>
      </w:tblGrid>
      <w:tr w:rsidR="00367A20" w:rsidRPr="001D00FC" w14:paraId="53904B51" w14:textId="77777777" w:rsidTr="00ED1B53">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1D00FC" w:rsidRDefault="009364D8" w:rsidP="00ED1B53">
            <w:pPr>
              <w:widowControl w:val="0"/>
              <w:spacing w:before="0" w:after="0"/>
              <w:ind w:firstLine="0"/>
              <w:jc w:val="center"/>
              <w:rPr>
                <w:rFonts w:cs="Times New Roman"/>
                <w:b/>
                <w:sz w:val="24"/>
                <w:szCs w:val="24"/>
              </w:rPr>
            </w:pPr>
            <w:r w:rsidRPr="001D00FC">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1D00FC" w:rsidRDefault="009D119F" w:rsidP="00ED1B53">
            <w:pPr>
              <w:widowControl w:val="0"/>
              <w:spacing w:before="0" w:after="0"/>
              <w:ind w:firstLine="0"/>
              <w:jc w:val="center"/>
              <w:rPr>
                <w:rFonts w:cs="Times New Roman"/>
                <w:b/>
                <w:sz w:val="24"/>
                <w:szCs w:val="24"/>
                <w:vertAlign w:val="subscript"/>
              </w:rPr>
            </w:pPr>
            <w:r w:rsidRPr="001D00FC">
              <w:rPr>
                <w:rFonts w:cs="Times New Roman"/>
                <w:b/>
                <w:sz w:val="24"/>
                <w:szCs w:val="24"/>
              </w:rPr>
              <w:t>CLO</w:t>
            </w:r>
            <w:r w:rsidR="00213257" w:rsidRPr="001D00FC">
              <w:rPr>
                <w:rFonts w:cs="Times New Roman"/>
                <w:b/>
                <w:sz w:val="24"/>
                <w:szCs w:val="24"/>
              </w:rPr>
              <w:softHyphen/>
            </w:r>
            <w:r w:rsidR="00213257" w:rsidRPr="001D00FC">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1D00FC" w:rsidRDefault="009364D8" w:rsidP="00ED1B53">
            <w:pPr>
              <w:widowControl w:val="0"/>
              <w:spacing w:before="0" w:after="0"/>
              <w:ind w:firstLine="0"/>
              <w:jc w:val="center"/>
              <w:rPr>
                <w:rFonts w:cs="Times New Roman"/>
                <w:b/>
                <w:sz w:val="24"/>
                <w:szCs w:val="24"/>
              </w:rPr>
            </w:pPr>
            <w:r w:rsidRPr="001D00FC">
              <w:rPr>
                <w:rFonts w:cs="Times New Roman"/>
                <w:b/>
                <w:sz w:val="24"/>
                <w:szCs w:val="24"/>
              </w:rPr>
              <w:t xml:space="preserve">Mô tả </w:t>
            </w:r>
            <w:r w:rsidR="000E1699" w:rsidRPr="001D00FC">
              <w:rPr>
                <w:rFonts w:cs="Times New Roman"/>
                <w:b/>
                <w:sz w:val="24"/>
                <w:szCs w:val="24"/>
              </w:rPr>
              <w:t>C</w:t>
            </w:r>
            <w:r w:rsidR="009D119F" w:rsidRPr="001D00FC">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1D00FC" w:rsidRDefault="009364D8" w:rsidP="00ED1B53">
            <w:pPr>
              <w:widowControl w:val="0"/>
              <w:spacing w:before="0" w:after="0"/>
              <w:ind w:firstLine="0"/>
              <w:jc w:val="center"/>
              <w:rPr>
                <w:rFonts w:cs="Times New Roman"/>
                <w:b/>
                <w:sz w:val="24"/>
                <w:szCs w:val="24"/>
              </w:rPr>
            </w:pPr>
            <w:r w:rsidRPr="001D00FC">
              <w:rPr>
                <w:rFonts w:cs="Times New Roman"/>
                <w:b/>
                <w:sz w:val="24"/>
                <w:szCs w:val="24"/>
              </w:rPr>
              <w:t>Mức độ đạt được</w:t>
            </w:r>
          </w:p>
        </w:tc>
      </w:tr>
      <w:tr w:rsidR="00367A20" w:rsidRPr="001D00FC" w14:paraId="47814718" w14:textId="77777777" w:rsidTr="00ED1B5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1D00FC" w:rsidRDefault="009364D8" w:rsidP="00ED1B53">
            <w:pPr>
              <w:widowControl w:val="0"/>
              <w:spacing w:before="0" w:after="0"/>
              <w:ind w:firstLine="0"/>
              <w:jc w:val="center"/>
              <w:rPr>
                <w:rFonts w:cs="Times New Roman"/>
                <w:sz w:val="24"/>
                <w:szCs w:val="24"/>
              </w:rPr>
            </w:pPr>
            <w:r w:rsidRPr="001D00FC">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1D00FC" w:rsidRDefault="009364D8" w:rsidP="00ED1B53">
            <w:pPr>
              <w:widowControl w:val="0"/>
              <w:spacing w:before="0" w:after="0"/>
              <w:ind w:firstLine="0"/>
              <w:jc w:val="center"/>
              <w:rPr>
                <w:rFonts w:cs="Times New Roman"/>
                <w:sz w:val="24"/>
                <w:szCs w:val="24"/>
              </w:rPr>
            </w:pPr>
            <w:r w:rsidRPr="001D00FC">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1D00FC" w:rsidRDefault="009364D8" w:rsidP="00ED1B53">
            <w:pPr>
              <w:widowControl w:val="0"/>
              <w:spacing w:before="0" w:after="0"/>
              <w:ind w:firstLine="0"/>
              <w:jc w:val="center"/>
              <w:rPr>
                <w:rFonts w:cs="Times New Roman"/>
                <w:sz w:val="24"/>
                <w:szCs w:val="24"/>
              </w:rPr>
            </w:pPr>
            <w:r w:rsidRPr="001D00FC">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1D00FC" w:rsidRDefault="009364D8" w:rsidP="00ED1B53">
            <w:pPr>
              <w:widowControl w:val="0"/>
              <w:spacing w:before="0" w:after="0"/>
              <w:ind w:firstLine="0"/>
              <w:jc w:val="center"/>
              <w:rPr>
                <w:rFonts w:cs="Times New Roman"/>
                <w:sz w:val="24"/>
                <w:szCs w:val="24"/>
              </w:rPr>
            </w:pPr>
            <w:r w:rsidRPr="001D00FC">
              <w:rPr>
                <w:rFonts w:cs="Times New Roman"/>
                <w:sz w:val="24"/>
                <w:szCs w:val="24"/>
              </w:rPr>
              <w:t>[4]</w:t>
            </w:r>
          </w:p>
        </w:tc>
      </w:tr>
      <w:tr w:rsidR="00772A3E" w:rsidRPr="001D00FC" w14:paraId="7348476C" w14:textId="77777777" w:rsidTr="00ED1B53">
        <w:tc>
          <w:tcPr>
            <w:tcW w:w="0" w:type="auto"/>
            <w:vMerge w:val="restart"/>
            <w:tcBorders>
              <w:top w:val="single" w:sz="4" w:space="0" w:color="auto"/>
              <w:left w:val="single" w:sz="4" w:space="0" w:color="auto"/>
              <w:right w:val="single" w:sz="4" w:space="0" w:color="auto"/>
            </w:tcBorders>
            <w:vAlign w:val="center"/>
          </w:tcPr>
          <w:p w14:paraId="6FE0B251" w14:textId="56F5F655" w:rsidR="00772A3E" w:rsidRPr="001D00FC" w:rsidRDefault="00772A3E" w:rsidP="00ED1B53">
            <w:pPr>
              <w:widowControl w:val="0"/>
              <w:spacing w:before="0" w:after="0"/>
              <w:ind w:firstLine="0"/>
              <w:jc w:val="center"/>
              <w:rPr>
                <w:rFonts w:cs="Times New Roman"/>
                <w:sz w:val="24"/>
                <w:szCs w:val="24"/>
              </w:rPr>
            </w:pPr>
            <w:r w:rsidRPr="001D00FC">
              <w:rPr>
                <w:rFonts w:cs="Times New Roman"/>
                <w:sz w:val="24"/>
                <w:szCs w:val="24"/>
              </w:rPr>
              <w:t>CG1</w:t>
            </w:r>
          </w:p>
          <w:p w14:paraId="3CF2B8AD" w14:textId="50CA4CAE" w:rsidR="00772A3E" w:rsidRPr="001D00FC" w:rsidRDefault="00772A3E"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6A3AAAD" w14:textId="205087D2"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5632AEB9" w:rsidR="00772A3E" w:rsidRPr="001D00FC" w:rsidRDefault="00772A3E" w:rsidP="00ED1B53">
            <w:pPr>
              <w:tabs>
                <w:tab w:val="left" w:pos="993"/>
              </w:tabs>
              <w:overflowPunct w:val="0"/>
              <w:adjustRightInd w:val="0"/>
              <w:spacing w:before="0" w:after="0"/>
              <w:ind w:firstLine="0"/>
              <w:rPr>
                <w:rFonts w:cs="Times New Roman"/>
                <w:sz w:val="24"/>
                <w:szCs w:val="24"/>
                <w:lang w:val="it-IT"/>
              </w:rPr>
            </w:pPr>
            <w:r>
              <w:rPr>
                <w:rFonts w:cs="Times New Roman"/>
                <w:sz w:val="24"/>
                <w:szCs w:val="24"/>
              </w:rPr>
              <w:t>Hệ thống hóa</w:t>
            </w:r>
            <w:r w:rsidRPr="001D00FC">
              <w:rPr>
                <w:rFonts w:cs="Times New Roman"/>
                <w:sz w:val="24"/>
                <w:szCs w:val="24"/>
              </w:rPr>
              <w:t xml:space="preserve"> được kiến thức nền tảng về các phương pháp phân tích dữ liệu</w:t>
            </w:r>
          </w:p>
        </w:tc>
        <w:tc>
          <w:tcPr>
            <w:tcW w:w="0" w:type="auto"/>
            <w:tcBorders>
              <w:top w:val="single" w:sz="4" w:space="0" w:color="auto"/>
              <w:left w:val="single" w:sz="4" w:space="0" w:color="auto"/>
              <w:bottom w:val="single" w:sz="4" w:space="0" w:color="auto"/>
              <w:right w:val="single" w:sz="4" w:space="0" w:color="auto"/>
            </w:tcBorders>
          </w:tcPr>
          <w:p w14:paraId="261AF57B" w14:textId="224A857F" w:rsidR="00772A3E" w:rsidRPr="001D00FC" w:rsidRDefault="003263D3" w:rsidP="00ED1B53">
            <w:pPr>
              <w:widowControl w:val="0"/>
              <w:spacing w:before="0" w:after="0"/>
              <w:ind w:firstLine="0"/>
              <w:rPr>
                <w:rFonts w:cs="Times New Roman"/>
                <w:sz w:val="24"/>
                <w:szCs w:val="24"/>
              </w:rPr>
            </w:pPr>
            <w:r>
              <w:rPr>
                <w:rFonts w:cs="Times New Roman"/>
                <w:sz w:val="24"/>
                <w:szCs w:val="24"/>
              </w:rPr>
              <w:t xml:space="preserve">3; </w:t>
            </w:r>
            <w:r w:rsidR="00772A3E" w:rsidRPr="001D00FC">
              <w:rPr>
                <w:rFonts w:cs="Times New Roman"/>
                <w:sz w:val="24"/>
                <w:szCs w:val="24"/>
              </w:rPr>
              <w:t>4</w:t>
            </w:r>
          </w:p>
        </w:tc>
      </w:tr>
      <w:tr w:rsidR="00772A3E" w:rsidRPr="001D00FC" w14:paraId="3B39C0BF" w14:textId="77777777" w:rsidTr="00ED1B53">
        <w:tc>
          <w:tcPr>
            <w:tcW w:w="0" w:type="auto"/>
            <w:vMerge/>
            <w:tcBorders>
              <w:left w:val="single" w:sz="4" w:space="0" w:color="auto"/>
              <w:right w:val="single" w:sz="4" w:space="0" w:color="auto"/>
            </w:tcBorders>
          </w:tcPr>
          <w:p w14:paraId="36E8EEF9" w14:textId="77777777" w:rsidR="00772A3E" w:rsidRPr="001D00FC" w:rsidRDefault="00772A3E"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52AF7DA6"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6A1DB4AC" w:rsidR="00772A3E" w:rsidRPr="001D00FC" w:rsidRDefault="00772A3E" w:rsidP="00ED1B53">
            <w:pPr>
              <w:tabs>
                <w:tab w:val="left" w:pos="993"/>
              </w:tabs>
              <w:overflowPunct w:val="0"/>
              <w:adjustRightInd w:val="0"/>
              <w:spacing w:before="0" w:after="0"/>
              <w:ind w:firstLine="0"/>
              <w:rPr>
                <w:rFonts w:eastAsia="Times New Roman" w:cs="Times New Roman"/>
                <w:sz w:val="24"/>
                <w:szCs w:val="24"/>
                <w:lang w:val="it-IT"/>
              </w:rPr>
            </w:pPr>
            <w:r w:rsidRPr="001D00FC">
              <w:rPr>
                <w:rFonts w:cs="Times New Roman"/>
                <w:sz w:val="24"/>
                <w:szCs w:val="24"/>
              </w:rPr>
              <w:t>Đánh giá</w:t>
            </w:r>
            <w:r>
              <w:rPr>
                <w:rFonts w:cs="Times New Roman"/>
                <w:sz w:val="24"/>
                <w:szCs w:val="24"/>
              </w:rPr>
              <w:t>, lý giải</w:t>
            </w:r>
            <w:r w:rsidRPr="001D00FC">
              <w:rPr>
                <w:rFonts w:cs="Times New Roman"/>
                <w:sz w:val="24"/>
                <w:szCs w:val="24"/>
              </w:rPr>
              <w:t xml:space="preserve"> được các mô hình và kết quả từ các mô hình phân tích dữ liệu </w:t>
            </w:r>
          </w:p>
        </w:tc>
        <w:tc>
          <w:tcPr>
            <w:tcW w:w="0" w:type="auto"/>
            <w:tcBorders>
              <w:top w:val="single" w:sz="4" w:space="0" w:color="auto"/>
              <w:left w:val="single" w:sz="4" w:space="0" w:color="auto"/>
              <w:bottom w:val="single" w:sz="4" w:space="0" w:color="auto"/>
              <w:right w:val="single" w:sz="4" w:space="0" w:color="auto"/>
            </w:tcBorders>
          </w:tcPr>
          <w:p w14:paraId="47C3BD16" w14:textId="0397CC61" w:rsidR="00772A3E" w:rsidRPr="001D00FC" w:rsidRDefault="003263D3" w:rsidP="00ED1B53">
            <w:pPr>
              <w:pStyle w:val="BodyText"/>
              <w:tabs>
                <w:tab w:val="left" w:pos="993"/>
              </w:tabs>
              <w:spacing w:before="0" w:after="0"/>
              <w:ind w:firstLine="0"/>
              <w:rPr>
                <w:rFonts w:cs="Times New Roman"/>
                <w:sz w:val="24"/>
                <w:szCs w:val="24"/>
              </w:rPr>
            </w:pPr>
            <w:r>
              <w:rPr>
                <w:rFonts w:cs="Times New Roman"/>
                <w:sz w:val="24"/>
                <w:szCs w:val="24"/>
              </w:rPr>
              <w:t>5</w:t>
            </w:r>
          </w:p>
        </w:tc>
      </w:tr>
      <w:tr w:rsidR="00772A3E" w:rsidRPr="001D00FC" w14:paraId="3D63A64E" w14:textId="77777777" w:rsidTr="00ED1B53">
        <w:trPr>
          <w:trHeight w:val="567"/>
        </w:trPr>
        <w:tc>
          <w:tcPr>
            <w:tcW w:w="0" w:type="auto"/>
            <w:vMerge w:val="restart"/>
            <w:tcBorders>
              <w:left w:val="single" w:sz="4" w:space="0" w:color="auto"/>
              <w:right w:val="single" w:sz="4" w:space="0" w:color="auto"/>
            </w:tcBorders>
          </w:tcPr>
          <w:p w14:paraId="416096F7" w14:textId="77777777" w:rsidR="00772A3E" w:rsidRPr="001D00FC" w:rsidRDefault="00772A3E" w:rsidP="00ED1B53">
            <w:pPr>
              <w:widowControl w:val="0"/>
              <w:spacing w:before="0" w:after="0"/>
              <w:ind w:firstLine="0"/>
              <w:jc w:val="center"/>
              <w:rPr>
                <w:rFonts w:cs="Times New Roman"/>
                <w:sz w:val="24"/>
                <w:szCs w:val="24"/>
              </w:rPr>
            </w:pPr>
            <w:r w:rsidRPr="001D00FC">
              <w:rPr>
                <w:rFonts w:cs="Times New Roman"/>
                <w:sz w:val="24"/>
                <w:szCs w:val="24"/>
              </w:rPr>
              <w:t>CG2</w:t>
            </w:r>
          </w:p>
          <w:p w14:paraId="31A42B5D" w14:textId="0476308D" w:rsidR="00772A3E" w:rsidRPr="001D00FC" w:rsidRDefault="00772A3E" w:rsidP="00ED1B53">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02512F22"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3168C7A4" w14:textId="45392F36" w:rsidR="00772A3E" w:rsidRPr="001D00FC" w:rsidRDefault="00772A3E" w:rsidP="00ED1B5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Giải thích</w:t>
            </w:r>
            <w:r w:rsidRPr="001D00FC">
              <w:rPr>
                <w:rFonts w:cs="Times New Roman"/>
                <w:sz w:val="24"/>
                <w:szCs w:val="24"/>
              </w:rPr>
              <w:t xml:space="preserve"> được kết quả từ các mô hình phân tích dữ liệu.</w:t>
            </w:r>
          </w:p>
        </w:tc>
        <w:tc>
          <w:tcPr>
            <w:tcW w:w="0" w:type="auto"/>
            <w:tcBorders>
              <w:top w:val="single" w:sz="4" w:space="0" w:color="auto"/>
              <w:left w:val="single" w:sz="4" w:space="0" w:color="auto"/>
              <w:bottom w:val="single" w:sz="4" w:space="0" w:color="auto"/>
              <w:right w:val="single" w:sz="4" w:space="0" w:color="auto"/>
            </w:tcBorders>
          </w:tcPr>
          <w:p w14:paraId="2471D0CA" w14:textId="22466A1E" w:rsidR="00772A3E" w:rsidRPr="001D00FC" w:rsidRDefault="003263D3" w:rsidP="00ED1B53">
            <w:pPr>
              <w:widowControl w:val="0"/>
              <w:spacing w:before="0" w:after="0"/>
              <w:ind w:firstLine="0"/>
              <w:rPr>
                <w:rFonts w:cs="Times New Roman"/>
                <w:sz w:val="24"/>
                <w:szCs w:val="24"/>
              </w:rPr>
            </w:pPr>
            <w:r>
              <w:rPr>
                <w:rFonts w:cs="Times New Roman"/>
                <w:sz w:val="24"/>
                <w:szCs w:val="24"/>
                <w:lang w:val="fr-FR"/>
              </w:rPr>
              <w:t>4</w:t>
            </w:r>
          </w:p>
        </w:tc>
      </w:tr>
      <w:tr w:rsidR="00772A3E" w:rsidRPr="001D00FC" w14:paraId="66E5226E" w14:textId="77777777" w:rsidTr="00ED1B53">
        <w:tc>
          <w:tcPr>
            <w:tcW w:w="0" w:type="auto"/>
            <w:vMerge/>
            <w:tcBorders>
              <w:left w:val="single" w:sz="4" w:space="0" w:color="auto"/>
              <w:right w:val="single" w:sz="4" w:space="0" w:color="auto"/>
            </w:tcBorders>
            <w:vAlign w:val="center"/>
          </w:tcPr>
          <w:p w14:paraId="32EFDEC5" w14:textId="6A3654D0" w:rsidR="00772A3E" w:rsidRPr="001D00FC" w:rsidRDefault="00772A3E"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741FCA4" w14:textId="39C43676"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7985E795" w14:textId="320737EF" w:rsidR="00772A3E" w:rsidRPr="001D00FC" w:rsidRDefault="00772A3E" w:rsidP="00ED1B53">
            <w:pPr>
              <w:tabs>
                <w:tab w:val="left" w:pos="993"/>
              </w:tabs>
              <w:overflowPunct w:val="0"/>
              <w:adjustRightInd w:val="0"/>
              <w:spacing w:before="0" w:after="0"/>
              <w:ind w:firstLine="0"/>
              <w:rPr>
                <w:rFonts w:cs="Times New Roman"/>
                <w:sz w:val="24"/>
                <w:szCs w:val="24"/>
                <w:lang w:val="it-IT"/>
              </w:rPr>
            </w:pPr>
            <w:r w:rsidRPr="001D00FC">
              <w:rPr>
                <w:rFonts w:cs="Times New Roman"/>
                <w:sz w:val="24"/>
                <w:szCs w:val="24"/>
                <w:lang w:val="fr-FR"/>
              </w:rPr>
              <w:t xml:space="preserve">Xây dựng và </w:t>
            </w:r>
            <w:r>
              <w:rPr>
                <w:rFonts w:cs="Times New Roman"/>
                <w:sz w:val="24"/>
                <w:szCs w:val="24"/>
                <w:lang w:val="fr-FR"/>
              </w:rPr>
              <w:t>thực nghiệm</w:t>
            </w:r>
            <w:r w:rsidRPr="001D00FC">
              <w:rPr>
                <w:rFonts w:cs="Times New Roman"/>
                <w:sz w:val="24"/>
                <w:szCs w:val="24"/>
                <w:lang w:val="fr-FR"/>
              </w:rPr>
              <w:t xml:space="preserve"> các mô hình phân tích dữ liệu trong thực tế</w:t>
            </w:r>
          </w:p>
        </w:tc>
        <w:tc>
          <w:tcPr>
            <w:tcW w:w="0" w:type="auto"/>
            <w:tcBorders>
              <w:top w:val="single" w:sz="4" w:space="0" w:color="auto"/>
              <w:left w:val="single" w:sz="4" w:space="0" w:color="auto"/>
              <w:bottom w:val="single" w:sz="4" w:space="0" w:color="auto"/>
              <w:right w:val="single" w:sz="4" w:space="0" w:color="auto"/>
            </w:tcBorders>
          </w:tcPr>
          <w:p w14:paraId="5187EEE8" w14:textId="7F6FB302" w:rsidR="00772A3E" w:rsidRPr="001D00FC" w:rsidRDefault="00772A3E" w:rsidP="00ED1B53">
            <w:pPr>
              <w:spacing w:before="0" w:after="0"/>
              <w:ind w:firstLine="0"/>
              <w:rPr>
                <w:rFonts w:cs="Times New Roman"/>
                <w:sz w:val="24"/>
                <w:szCs w:val="24"/>
              </w:rPr>
            </w:pPr>
            <w:r w:rsidRPr="001D00FC">
              <w:rPr>
                <w:rFonts w:cs="Times New Roman"/>
                <w:sz w:val="24"/>
                <w:szCs w:val="24"/>
              </w:rPr>
              <w:t>4</w:t>
            </w:r>
          </w:p>
        </w:tc>
      </w:tr>
      <w:tr w:rsidR="00772A3E" w:rsidRPr="001D00FC" w14:paraId="55218CC6" w14:textId="77777777" w:rsidTr="00ED1B53">
        <w:tc>
          <w:tcPr>
            <w:tcW w:w="0" w:type="auto"/>
            <w:vMerge/>
            <w:tcBorders>
              <w:left w:val="single" w:sz="4" w:space="0" w:color="auto"/>
              <w:right w:val="single" w:sz="4" w:space="0" w:color="auto"/>
            </w:tcBorders>
          </w:tcPr>
          <w:p w14:paraId="7F66C23B" w14:textId="77777777" w:rsidR="00772A3E" w:rsidRPr="001D00FC" w:rsidRDefault="00772A3E"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94A78AC"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CLO2.3</w:t>
            </w:r>
          </w:p>
        </w:tc>
        <w:tc>
          <w:tcPr>
            <w:tcW w:w="0" w:type="auto"/>
            <w:tcBorders>
              <w:top w:val="single" w:sz="4" w:space="0" w:color="auto"/>
              <w:left w:val="single" w:sz="4" w:space="0" w:color="auto"/>
              <w:bottom w:val="single" w:sz="4" w:space="0" w:color="auto"/>
              <w:right w:val="single" w:sz="4" w:space="0" w:color="auto"/>
            </w:tcBorders>
          </w:tcPr>
          <w:p w14:paraId="4FDBAEEF" w14:textId="56869CC3" w:rsidR="00772A3E" w:rsidRPr="001D00FC" w:rsidRDefault="00772A3E" w:rsidP="00ED1B53">
            <w:pPr>
              <w:tabs>
                <w:tab w:val="left" w:pos="993"/>
              </w:tabs>
              <w:overflowPunct w:val="0"/>
              <w:adjustRightInd w:val="0"/>
              <w:spacing w:before="0" w:after="0"/>
              <w:ind w:firstLine="0"/>
              <w:rPr>
                <w:rFonts w:cs="Times New Roman"/>
                <w:sz w:val="24"/>
                <w:szCs w:val="24"/>
                <w:lang w:val="it-IT"/>
              </w:rPr>
            </w:pPr>
            <w:r w:rsidRPr="001D00FC">
              <w:rPr>
                <w:rFonts w:cs="Times New Roman"/>
                <w:sz w:val="24"/>
                <w:szCs w:val="24"/>
              </w:rPr>
              <w:t>Thành thạo</w:t>
            </w:r>
            <w:r>
              <w:rPr>
                <w:rFonts w:cs="Times New Roman"/>
                <w:sz w:val="24"/>
                <w:szCs w:val="24"/>
              </w:rPr>
              <w:t xml:space="preserve"> thực nghiệm</w:t>
            </w:r>
            <w:r w:rsidRPr="001D00FC">
              <w:rPr>
                <w:rFonts w:cs="Times New Roman"/>
                <w:sz w:val="24"/>
                <w:szCs w:val="24"/>
              </w:rPr>
              <w:t xml:space="preserve"> các kỹ năng</w:t>
            </w:r>
            <w:r>
              <w:rPr>
                <w:rFonts w:cs="Times New Roman"/>
                <w:sz w:val="24"/>
                <w:szCs w:val="24"/>
              </w:rPr>
              <w:t xml:space="preserve"> </w:t>
            </w:r>
            <w:r w:rsidRPr="001D00FC">
              <w:rPr>
                <w:rFonts w:cs="Times New Roman"/>
                <w:sz w:val="24"/>
                <w:szCs w:val="24"/>
              </w:rPr>
              <w:t>sử dụng phần mềm thống kê</w:t>
            </w:r>
          </w:p>
        </w:tc>
        <w:tc>
          <w:tcPr>
            <w:tcW w:w="0" w:type="auto"/>
            <w:tcBorders>
              <w:top w:val="single" w:sz="4" w:space="0" w:color="auto"/>
              <w:left w:val="single" w:sz="4" w:space="0" w:color="auto"/>
              <w:bottom w:val="single" w:sz="4" w:space="0" w:color="auto"/>
              <w:right w:val="single" w:sz="4" w:space="0" w:color="auto"/>
            </w:tcBorders>
          </w:tcPr>
          <w:p w14:paraId="6A9444D5" w14:textId="75D8576B" w:rsidR="00772A3E" w:rsidRPr="001D00FC" w:rsidRDefault="003263D3" w:rsidP="00ED1B53">
            <w:pPr>
              <w:spacing w:before="0" w:after="0"/>
              <w:ind w:firstLine="0"/>
              <w:rPr>
                <w:rFonts w:cs="Times New Roman"/>
                <w:sz w:val="24"/>
                <w:szCs w:val="24"/>
              </w:rPr>
            </w:pPr>
            <w:r>
              <w:rPr>
                <w:rFonts w:cs="Times New Roman"/>
                <w:sz w:val="24"/>
                <w:szCs w:val="24"/>
              </w:rPr>
              <w:t>4</w:t>
            </w:r>
          </w:p>
        </w:tc>
      </w:tr>
      <w:tr w:rsidR="00772A3E" w:rsidRPr="001D00FC" w14:paraId="03464377" w14:textId="77777777" w:rsidTr="00ED1B53">
        <w:tc>
          <w:tcPr>
            <w:tcW w:w="0" w:type="auto"/>
            <w:vMerge w:val="restart"/>
            <w:tcBorders>
              <w:left w:val="single" w:sz="4" w:space="0" w:color="auto"/>
              <w:right w:val="single" w:sz="4" w:space="0" w:color="auto"/>
            </w:tcBorders>
            <w:vAlign w:val="center"/>
          </w:tcPr>
          <w:p w14:paraId="1A297E61" w14:textId="2BAFB7C3" w:rsidR="00772A3E" w:rsidRPr="001D00FC" w:rsidRDefault="00772A3E" w:rsidP="00ED1B53">
            <w:pPr>
              <w:widowControl w:val="0"/>
              <w:spacing w:before="0" w:after="0"/>
              <w:ind w:firstLine="0"/>
              <w:jc w:val="center"/>
              <w:rPr>
                <w:rFonts w:cs="Times New Roman"/>
                <w:sz w:val="24"/>
                <w:szCs w:val="24"/>
              </w:rPr>
            </w:pPr>
            <w:r w:rsidRPr="001D00FC">
              <w:rPr>
                <w:rFonts w:cs="Times New Roman"/>
                <w:sz w:val="24"/>
                <w:szCs w:val="24"/>
              </w:rPr>
              <w:t>CG3</w:t>
            </w:r>
          </w:p>
          <w:p w14:paraId="03226944" w14:textId="3F5B4190" w:rsidR="00772A3E" w:rsidRPr="001D00FC" w:rsidRDefault="00772A3E"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37E58077"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tcPr>
          <w:p w14:paraId="0C7E1E9F" w14:textId="4BEE9C2F" w:rsidR="00410EC1" w:rsidRPr="00410EC1" w:rsidRDefault="00772A3E" w:rsidP="00ED1B53">
            <w:pPr>
              <w:tabs>
                <w:tab w:val="left" w:pos="993"/>
              </w:tabs>
              <w:overflowPunct w:val="0"/>
              <w:adjustRightInd w:val="0"/>
              <w:spacing w:before="0" w:after="0"/>
              <w:ind w:firstLine="0"/>
              <w:rPr>
                <w:rFonts w:cs="Times New Roman"/>
                <w:sz w:val="24"/>
                <w:szCs w:val="24"/>
                <w:lang w:val="fr-FR"/>
              </w:rPr>
            </w:pPr>
            <w:r w:rsidRPr="001D00FC">
              <w:rPr>
                <w:rFonts w:cs="Times New Roman"/>
                <w:sz w:val="24"/>
                <w:szCs w:val="24"/>
              </w:rPr>
              <w:t>Có nhận thức về bối cảnh xã hội</w:t>
            </w:r>
            <w:r w:rsidRPr="001D00FC">
              <w:rPr>
                <w:rFonts w:cs="Times New Roman"/>
                <w:sz w:val="24"/>
                <w:szCs w:val="24"/>
                <w:lang w:val="fr-FR"/>
              </w:rPr>
              <w:t xml:space="preserve"> và đạo đức nghề nghiệp</w:t>
            </w:r>
          </w:p>
        </w:tc>
        <w:tc>
          <w:tcPr>
            <w:tcW w:w="0" w:type="auto"/>
            <w:tcBorders>
              <w:top w:val="single" w:sz="4" w:space="0" w:color="auto"/>
              <w:left w:val="single" w:sz="4" w:space="0" w:color="auto"/>
              <w:bottom w:val="single" w:sz="4" w:space="0" w:color="auto"/>
              <w:right w:val="single" w:sz="4" w:space="0" w:color="auto"/>
            </w:tcBorders>
          </w:tcPr>
          <w:p w14:paraId="3222FCBA" w14:textId="7D98C9DD" w:rsidR="00772A3E" w:rsidRPr="001D00FC" w:rsidRDefault="003263D3" w:rsidP="00ED1B53">
            <w:pPr>
              <w:spacing w:before="0" w:after="0"/>
              <w:ind w:firstLine="0"/>
              <w:rPr>
                <w:rFonts w:cs="Times New Roman"/>
                <w:sz w:val="24"/>
                <w:szCs w:val="24"/>
              </w:rPr>
            </w:pPr>
            <w:r>
              <w:rPr>
                <w:rFonts w:cs="Times New Roman"/>
                <w:sz w:val="24"/>
                <w:szCs w:val="24"/>
              </w:rPr>
              <w:t>4</w:t>
            </w:r>
          </w:p>
        </w:tc>
      </w:tr>
      <w:tr w:rsidR="00772A3E" w:rsidRPr="001D00FC" w14:paraId="345133A0" w14:textId="77777777" w:rsidTr="00ED1B53">
        <w:tc>
          <w:tcPr>
            <w:tcW w:w="0" w:type="auto"/>
            <w:vMerge/>
            <w:tcBorders>
              <w:left w:val="single" w:sz="4" w:space="0" w:color="auto"/>
              <w:right w:val="single" w:sz="4" w:space="0" w:color="auto"/>
            </w:tcBorders>
          </w:tcPr>
          <w:p w14:paraId="3996E22E" w14:textId="77777777" w:rsidR="00772A3E" w:rsidRPr="001D00FC" w:rsidRDefault="00772A3E"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23F6AEFA"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tcPr>
          <w:p w14:paraId="18919062" w14:textId="0ED1D4DB" w:rsidR="00772A3E" w:rsidRPr="001D00FC" w:rsidRDefault="00772A3E" w:rsidP="00ED1B53">
            <w:pPr>
              <w:tabs>
                <w:tab w:val="left" w:pos="993"/>
              </w:tabs>
              <w:overflowPunct w:val="0"/>
              <w:adjustRightInd w:val="0"/>
              <w:spacing w:before="0" w:after="0"/>
              <w:ind w:firstLine="0"/>
              <w:rPr>
                <w:rFonts w:cs="Times New Roman"/>
                <w:sz w:val="24"/>
                <w:szCs w:val="24"/>
                <w:lang w:val="it-IT"/>
              </w:rPr>
            </w:pPr>
            <w:r w:rsidRPr="001D00FC">
              <w:rPr>
                <w:rFonts w:cs="Times New Roman"/>
                <w:sz w:val="24"/>
                <w:szCs w:val="24"/>
              </w:rPr>
              <w:t>Có năng lực tự học tập, tự nghiên cứu</w:t>
            </w:r>
          </w:p>
        </w:tc>
        <w:tc>
          <w:tcPr>
            <w:tcW w:w="0" w:type="auto"/>
            <w:tcBorders>
              <w:top w:val="single" w:sz="4" w:space="0" w:color="auto"/>
              <w:left w:val="single" w:sz="4" w:space="0" w:color="auto"/>
              <w:bottom w:val="single" w:sz="4" w:space="0" w:color="auto"/>
              <w:right w:val="single" w:sz="4" w:space="0" w:color="auto"/>
            </w:tcBorders>
          </w:tcPr>
          <w:p w14:paraId="3AD263F3" w14:textId="56CB664B" w:rsidR="00772A3E" w:rsidRPr="001D00FC" w:rsidRDefault="003263D3" w:rsidP="00ED1B53">
            <w:pPr>
              <w:spacing w:before="0" w:after="0"/>
              <w:ind w:firstLine="0"/>
              <w:rPr>
                <w:rFonts w:cs="Times New Roman"/>
                <w:sz w:val="24"/>
                <w:szCs w:val="24"/>
              </w:rPr>
            </w:pPr>
            <w:r>
              <w:rPr>
                <w:rFonts w:cs="Times New Roman"/>
                <w:sz w:val="24"/>
                <w:szCs w:val="24"/>
              </w:rPr>
              <w:t>4</w:t>
            </w:r>
          </w:p>
        </w:tc>
      </w:tr>
      <w:tr w:rsidR="00772A3E" w:rsidRPr="001D00FC" w14:paraId="16B66AB5" w14:textId="77777777" w:rsidTr="00ED1B53">
        <w:tc>
          <w:tcPr>
            <w:tcW w:w="0" w:type="auto"/>
            <w:vMerge w:val="restart"/>
            <w:tcBorders>
              <w:left w:val="single" w:sz="4" w:space="0" w:color="auto"/>
              <w:right w:val="single" w:sz="4" w:space="0" w:color="auto"/>
            </w:tcBorders>
          </w:tcPr>
          <w:p w14:paraId="32BB583D" w14:textId="77777777" w:rsidR="00772A3E" w:rsidRDefault="00410EC1" w:rsidP="00ED1B53">
            <w:pPr>
              <w:widowControl w:val="0"/>
              <w:spacing w:before="0" w:after="0"/>
              <w:ind w:firstLine="0"/>
              <w:jc w:val="center"/>
              <w:rPr>
                <w:rFonts w:cs="Times New Roman"/>
                <w:sz w:val="24"/>
                <w:szCs w:val="24"/>
              </w:rPr>
            </w:pPr>
            <w:r>
              <w:rPr>
                <w:rFonts w:cs="Times New Roman"/>
                <w:sz w:val="24"/>
                <w:szCs w:val="24"/>
              </w:rPr>
              <w:t>C</w:t>
            </w:r>
            <w:r w:rsidR="00772A3E" w:rsidRPr="001D00FC">
              <w:rPr>
                <w:rFonts w:cs="Times New Roman"/>
                <w:sz w:val="24"/>
                <w:szCs w:val="24"/>
              </w:rPr>
              <w:t>G4</w:t>
            </w:r>
          </w:p>
          <w:p w14:paraId="361D314C" w14:textId="5029D94D" w:rsidR="00410EC1" w:rsidRPr="001D00FC" w:rsidRDefault="00410EC1"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F9116B" w14:textId="4D8DA64D"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tcPr>
          <w:p w14:paraId="261E036C" w14:textId="7581C577" w:rsidR="00772A3E" w:rsidRPr="001D00FC" w:rsidRDefault="00772A3E" w:rsidP="00ED1B53">
            <w:pPr>
              <w:tabs>
                <w:tab w:val="left" w:pos="993"/>
              </w:tabs>
              <w:overflowPunct w:val="0"/>
              <w:adjustRightInd w:val="0"/>
              <w:spacing w:before="0" w:after="0"/>
              <w:ind w:firstLine="0"/>
              <w:rPr>
                <w:rFonts w:cs="Times New Roman"/>
                <w:sz w:val="24"/>
                <w:szCs w:val="24"/>
              </w:rPr>
            </w:pPr>
            <w:r>
              <w:rPr>
                <w:rFonts w:cs="Times New Roman"/>
                <w:sz w:val="24"/>
                <w:szCs w:val="24"/>
                <w:lang w:val="fr-FR"/>
              </w:rPr>
              <w:t>Phát triển</w:t>
            </w:r>
            <w:r w:rsidRPr="001D00FC">
              <w:rPr>
                <w:rFonts w:cs="Times New Roman"/>
                <w:sz w:val="24"/>
                <w:szCs w:val="24"/>
                <w:lang w:val="fr-FR"/>
              </w:rPr>
              <w:t xml:space="preserve"> năng lực </w:t>
            </w:r>
            <w:r>
              <w:rPr>
                <w:rFonts w:cs="Times New Roman"/>
                <w:sz w:val="24"/>
                <w:szCs w:val="24"/>
                <w:lang w:val="fr-FR"/>
              </w:rPr>
              <w:t>thực hiện và giải</w:t>
            </w:r>
            <w:r w:rsidRPr="001D00FC">
              <w:rPr>
                <w:rFonts w:cs="Times New Roman"/>
                <w:sz w:val="24"/>
                <w:szCs w:val="24"/>
                <w:lang w:val="fr-FR"/>
              </w:rPr>
              <w:t xml:space="preserve"> quyết công việc một cách độc lập và theo nhóm</w:t>
            </w:r>
          </w:p>
        </w:tc>
        <w:tc>
          <w:tcPr>
            <w:tcW w:w="0" w:type="auto"/>
            <w:tcBorders>
              <w:top w:val="single" w:sz="4" w:space="0" w:color="auto"/>
              <w:left w:val="single" w:sz="4" w:space="0" w:color="auto"/>
              <w:bottom w:val="single" w:sz="4" w:space="0" w:color="auto"/>
              <w:right w:val="single" w:sz="4" w:space="0" w:color="auto"/>
            </w:tcBorders>
          </w:tcPr>
          <w:p w14:paraId="68761FFF" w14:textId="543572D4" w:rsidR="00772A3E" w:rsidRPr="001D00FC" w:rsidRDefault="003263D3" w:rsidP="00ED1B53">
            <w:pPr>
              <w:spacing w:before="0" w:after="0"/>
              <w:ind w:firstLine="0"/>
              <w:rPr>
                <w:rFonts w:cs="Times New Roman"/>
                <w:sz w:val="24"/>
                <w:szCs w:val="24"/>
              </w:rPr>
            </w:pPr>
            <w:r>
              <w:rPr>
                <w:rFonts w:cs="Times New Roman"/>
                <w:sz w:val="24"/>
                <w:szCs w:val="24"/>
              </w:rPr>
              <w:t>4</w:t>
            </w:r>
          </w:p>
        </w:tc>
      </w:tr>
      <w:tr w:rsidR="00772A3E" w:rsidRPr="001D00FC" w14:paraId="4CC813A8" w14:textId="77777777" w:rsidTr="00ED1B53">
        <w:tc>
          <w:tcPr>
            <w:tcW w:w="0" w:type="auto"/>
            <w:vMerge/>
            <w:tcBorders>
              <w:left w:val="single" w:sz="4" w:space="0" w:color="auto"/>
              <w:right w:val="single" w:sz="4" w:space="0" w:color="auto"/>
            </w:tcBorders>
          </w:tcPr>
          <w:p w14:paraId="6732A47D" w14:textId="77777777" w:rsidR="00772A3E" w:rsidRPr="001D00FC" w:rsidRDefault="00772A3E" w:rsidP="00ED1B5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DD2CD9" w14:textId="1328D104" w:rsidR="00772A3E" w:rsidRPr="001D00FC" w:rsidRDefault="00772A3E" w:rsidP="00ED1B53">
            <w:pPr>
              <w:widowControl w:val="0"/>
              <w:spacing w:before="0" w:after="0"/>
              <w:ind w:firstLine="0"/>
              <w:rPr>
                <w:rFonts w:cs="Times New Roman"/>
                <w:sz w:val="24"/>
                <w:szCs w:val="24"/>
              </w:rPr>
            </w:pPr>
            <w:r w:rsidRPr="001D00FC">
              <w:rPr>
                <w:rFonts w:cs="Times New Roman"/>
                <w:sz w:val="24"/>
                <w:szCs w:val="24"/>
              </w:rPr>
              <w:t>CLO4.2</w:t>
            </w:r>
          </w:p>
        </w:tc>
        <w:tc>
          <w:tcPr>
            <w:tcW w:w="0" w:type="auto"/>
            <w:tcBorders>
              <w:top w:val="single" w:sz="4" w:space="0" w:color="auto"/>
              <w:left w:val="single" w:sz="4" w:space="0" w:color="auto"/>
              <w:bottom w:val="single" w:sz="4" w:space="0" w:color="auto"/>
              <w:right w:val="single" w:sz="4" w:space="0" w:color="auto"/>
            </w:tcBorders>
          </w:tcPr>
          <w:p w14:paraId="6C0E47B6" w14:textId="112A515A" w:rsidR="00772A3E" w:rsidRPr="001D00FC" w:rsidRDefault="00772A3E" w:rsidP="00ED1B53">
            <w:pPr>
              <w:tabs>
                <w:tab w:val="left" w:pos="993"/>
              </w:tabs>
              <w:overflowPunct w:val="0"/>
              <w:adjustRightInd w:val="0"/>
              <w:spacing w:before="0" w:after="0"/>
              <w:ind w:firstLine="0"/>
              <w:rPr>
                <w:rFonts w:cs="Times New Roman"/>
                <w:sz w:val="24"/>
                <w:szCs w:val="24"/>
              </w:rPr>
            </w:pPr>
            <w:r>
              <w:rPr>
                <w:rFonts w:cs="Times New Roman"/>
                <w:sz w:val="24"/>
                <w:szCs w:val="24"/>
              </w:rPr>
              <w:t>Phát triển</w:t>
            </w:r>
            <w:r w:rsidRPr="001D00FC">
              <w:rPr>
                <w:rFonts w:cs="Times New Roman"/>
                <w:sz w:val="24"/>
                <w:szCs w:val="24"/>
              </w:rPr>
              <w:t xml:space="preserve"> năng lực tự chủ, tự chịu trách nhiệm, điều phối, dẫn dắt hoạt động của nhóm</w:t>
            </w:r>
          </w:p>
        </w:tc>
        <w:tc>
          <w:tcPr>
            <w:tcW w:w="0" w:type="auto"/>
            <w:tcBorders>
              <w:top w:val="single" w:sz="4" w:space="0" w:color="auto"/>
              <w:left w:val="single" w:sz="4" w:space="0" w:color="auto"/>
              <w:bottom w:val="single" w:sz="4" w:space="0" w:color="auto"/>
              <w:right w:val="single" w:sz="4" w:space="0" w:color="auto"/>
            </w:tcBorders>
          </w:tcPr>
          <w:p w14:paraId="7AE20ADF" w14:textId="0BAA762E" w:rsidR="00772A3E" w:rsidRPr="001D00FC" w:rsidRDefault="003263D3" w:rsidP="00ED1B53">
            <w:pPr>
              <w:spacing w:before="0" w:after="0"/>
              <w:ind w:firstLine="0"/>
              <w:rPr>
                <w:rFonts w:cs="Times New Roman"/>
                <w:sz w:val="24"/>
                <w:szCs w:val="24"/>
              </w:rPr>
            </w:pPr>
            <w:r>
              <w:rPr>
                <w:rFonts w:cs="Times New Roman"/>
                <w:sz w:val="24"/>
                <w:szCs w:val="24"/>
              </w:rPr>
              <w:t>4</w:t>
            </w:r>
          </w:p>
        </w:tc>
      </w:tr>
    </w:tbl>
    <w:p w14:paraId="6A53EA46" w14:textId="77777777" w:rsidR="00ED1B53" w:rsidRDefault="00ED1B53" w:rsidP="00ED1B53">
      <w:pPr>
        <w:widowControl w:val="0"/>
        <w:spacing w:before="0" w:after="0"/>
        <w:ind w:firstLine="0"/>
        <w:jc w:val="both"/>
        <w:rPr>
          <w:rFonts w:cs="Times New Roman"/>
          <w:b/>
          <w:sz w:val="24"/>
          <w:szCs w:val="24"/>
        </w:rPr>
      </w:pPr>
    </w:p>
    <w:p w14:paraId="7EBB169C" w14:textId="423A44F9" w:rsidR="00DC2D0E" w:rsidRPr="001D00FC" w:rsidRDefault="00DC2D0E" w:rsidP="00ED1B53">
      <w:pPr>
        <w:widowControl w:val="0"/>
        <w:spacing w:before="0" w:after="0"/>
        <w:ind w:firstLine="0"/>
        <w:jc w:val="both"/>
        <w:rPr>
          <w:rFonts w:cs="Times New Roman"/>
          <w:b/>
          <w:sz w:val="24"/>
          <w:szCs w:val="24"/>
        </w:rPr>
      </w:pPr>
      <w:r w:rsidRPr="001D00FC">
        <w:rPr>
          <w:rFonts w:cs="Times New Roman"/>
          <w:b/>
          <w:sz w:val="24"/>
          <w:szCs w:val="24"/>
        </w:rPr>
        <w:t>7. ĐÁNH GIÁ HỌC PHẦN (C</w:t>
      </w:r>
      <w:r w:rsidR="004B640E" w:rsidRPr="001D00FC">
        <w:rPr>
          <w:rFonts w:cs="Times New Roman"/>
          <w:b/>
          <w:sz w:val="24"/>
          <w:szCs w:val="24"/>
        </w:rPr>
        <w:t>ourse Assessment</w:t>
      </w:r>
      <w:r w:rsidRPr="001D00FC">
        <w:rPr>
          <w:rFonts w:cs="Times New Roman"/>
          <w:b/>
          <w:sz w:val="24"/>
          <w:szCs w:val="24"/>
        </w:rPr>
        <w:t>)</w:t>
      </w:r>
    </w:p>
    <w:p w14:paraId="59C9F733" w14:textId="5CC3ED4C" w:rsidR="00006EB2" w:rsidRPr="001D00FC" w:rsidRDefault="00006EB2" w:rsidP="00ED1B53">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1D00FC">
        <w:rPr>
          <w:b w:val="0"/>
          <w:bCs w:val="0"/>
          <w:sz w:val="24"/>
          <w:szCs w:val="24"/>
        </w:rPr>
        <w:t>7.1. Cơ cấu điểm thành phần</w:t>
      </w:r>
    </w:p>
    <w:p w14:paraId="39042C97" w14:textId="3D2F2376" w:rsidR="007A4ADC" w:rsidRPr="001D00FC" w:rsidRDefault="00006EB2" w:rsidP="00ED1B53">
      <w:pPr>
        <w:pStyle w:val="Heading1"/>
        <w:tabs>
          <w:tab w:val="left" w:pos="993"/>
        </w:tabs>
        <w:spacing w:before="0" w:beforeAutospacing="0" w:after="0" w:afterAutospacing="0" w:line="300" w:lineRule="auto"/>
        <w:jc w:val="center"/>
        <w:rPr>
          <w:sz w:val="24"/>
          <w:szCs w:val="24"/>
        </w:rPr>
      </w:pPr>
      <w:r w:rsidRPr="001D00FC">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118"/>
        <w:gridCol w:w="3038"/>
        <w:gridCol w:w="1165"/>
        <w:gridCol w:w="862"/>
        <w:gridCol w:w="1001"/>
        <w:gridCol w:w="641"/>
        <w:gridCol w:w="1236"/>
      </w:tblGrid>
      <w:tr w:rsidR="00A27021" w:rsidRPr="00ED1B53" w14:paraId="114F9267" w14:textId="75682EFB" w:rsidTr="00ED1B5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ED1B53" w:rsidRDefault="003A1D0D" w:rsidP="00ED1B53">
            <w:pPr>
              <w:widowControl w:val="0"/>
              <w:tabs>
                <w:tab w:val="left" w:pos="993"/>
              </w:tabs>
              <w:spacing w:before="0" w:after="0"/>
              <w:ind w:firstLine="0"/>
              <w:jc w:val="center"/>
              <w:rPr>
                <w:rFonts w:cs="Times New Roman"/>
                <w:b/>
                <w:sz w:val="22"/>
              </w:rPr>
            </w:pPr>
            <w:r w:rsidRPr="00ED1B53">
              <w:rPr>
                <w:rFonts w:cs="Times New Roman"/>
                <w:b/>
                <w:sz w:val="22"/>
              </w:rPr>
              <w:t>Hình thức</w:t>
            </w:r>
          </w:p>
          <w:p w14:paraId="5CF4EE75" w14:textId="77777777" w:rsidR="003A1D0D" w:rsidRPr="00ED1B53" w:rsidRDefault="003A1D0D" w:rsidP="00ED1B53">
            <w:pPr>
              <w:widowControl w:val="0"/>
              <w:tabs>
                <w:tab w:val="left" w:pos="993"/>
              </w:tabs>
              <w:spacing w:before="0" w:after="0"/>
              <w:ind w:firstLine="0"/>
              <w:jc w:val="center"/>
              <w:rPr>
                <w:rFonts w:cs="Times New Roman"/>
                <w:b/>
                <w:sz w:val="22"/>
              </w:rPr>
            </w:pPr>
            <w:r w:rsidRPr="00ED1B53">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ED1B53" w:rsidRDefault="003A1D0D" w:rsidP="00ED1B53">
            <w:pPr>
              <w:widowControl w:val="0"/>
              <w:spacing w:before="0" w:after="0"/>
              <w:ind w:firstLine="0"/>
              <w:jc w:val="center"/>
              <w:rPr>
                <w:rFonts w:cs="Times New Roman"/>
                <w:b/>
                <w:sz w:val="22"/>
              </w:rPr>
            </w:pPr>
            <w:r w:rsidRPr="00ED1B53">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ED1B53" w:rsidRDefault="003A1D0D" w:rsidP="00ED1B53">
            <w:pPr>
              <w:widowControl w:val="0"/>
              <w:tabs>
                <w:tab w:val="left" w:pos="993"/>
              </w:tabs>
              <w:spacing w:before="0" w:after="0"/>
              <w:ind w:firstLine="0"/>
              <w:jc w:val="center"/>
              <w:rPr>
                <w:rFonts w:cs="Times New Roman"/>
                <w:b/>
                <w:sz w:val="22"/>
              </w:rPr>
            </w:pPr>
            <w:r w:rsidRPr="00ED1B53">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ED1B53" w:rsidRDefault="003A1D0D" w:rsidP="00ED1B53">
            <w:pPr>
              <w:widowControl w:val="0"/>
              <w:tabs>
                <w:tab w:val="left" w:pos="993"/>
              </w:tabs>
              <w:spacing w:before="0" w:after="0"/>
              <w:ind w:firstLine="0"/>
              <w:jc w:val="center"/>
              <w:rPr>
                <w:rFonts w:cs="Times New Roman"/>
                <w:b/>
                <w:sz w:val="22"/>
              </w:rPr>
            </w:pPr>
            <w:r w:rsidRPr="00ED1B53">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ED1B53" w:rsidRDefault="003A1D0D" w:rsidP="00ED1B53">
            <w:pPr>
              <w:widowControl w:val="0"/>
              <w:tabs>
                <w:tab w:val="left" w:pos="993"/>
              </w:tabs>
              <w:spacing w:before="0" w:after="0"/>
              <w:ind w:firstLine="0"/>
              <w:jc w:val="center"/>
              <w:rPr>
                <w:rFonts w:cs="Times New Roman"/>
                <w:b/>
                <w:sz w:val="22"/>
              </w:rPr>
            </w:pPr>
            <w:r w:rsidRPr="00ED1B53">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ED1B53" w:rsidRDefault="003A1D0D" w:rsidP="00ED1B53">
            <w:pPr>
              <w:widowControl w:val="0"/>
              <w:tabs>
                <w:tab w:val="left" w:pos="993"/>
              </w:tabs>
              <w:spacing w:before="0" w:after="0"/>
              <w:ind w:firstLine="0"/>
              <w:jc w:val="center"/>
              <w:rPr>
                <w:rFonts w:cs="Times New Roman"/>
                <w:b/>
                <w:sz w:val="22"/>
              </w:rPr>
            </w:pPr>
            <w:r w:rsidRPr="00ED1B53">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ED1B53" w:rsidRDefault="003A1D0D" w:rsidP="00ED1B53">
            <w:pPr>
              <w:widowControl w:val="0"/>
              <w:tabs>
                <w:tab w:val="left" w:pos="993"/>
              </w:tabs>
              <w:spacing w:before="0" w:after="0"/>
              <w:ind w:firstLine="0"/>
              <w:jc w:val="center"/>
              <w:rPr>
                <w:rFonts w:cs="Times New Roman"/>
                <w:b/>
                <w:sz w:val="22"/>
              </w:rPr>
            </w:pPr>
            <w:r w:rsidRPr="00ED1B53">
              <w:rPr>
                <w:rFonts w:cs="Times New Roman"/>
                <w:b/>
                <w:sz w:val="22"/>
              </w:rPr>
              <w:t>CĐR/PLO của CTĐT</w:t>
            </w:r>
          </w:p>
        </w:tc>
      </w:tr>
      <w:tr w:rsidR="00A27021" w:rsidRPr="00ED1B53" w14:paraId="57D4EDF1" w14:textId="68D142AE" w:rsidTr="00ED1B5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ED1B53" w:rsidRDefault="003A1D0D" w:rsidP="00ED1B53">
            <w:pPr>
              <w:widowControl w:val="0"/>
              <w:tabs>
                <w:tab w:val="left" w:pos="993"/>
              </w:tabs>
              <w:spacing w:before="0" w:after="0"/>
              <w:ind w:firstLine="0"/>
              <w:jc w:val="center"/>
              <w:rPr>
                <w:rFonts w:cs="Times New Roman"/>
                <w:bCs/>
                <w:sz w:val="22"/>
              </w:rPr>
            </w:pPr>
            <w:r w:rsidRPr="00ED1B53">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ED1B53" w:rsidRDefault="003A1D0D" w:rsidP="00ED1B53">
            <w:pPr>
              <w:widowControl w:val="0"/>
              <w:tabs>
                <w:tab w:val="left" w:pos="993"/>
              </w:tabs>
              <w:spacing w:before="0" w:after="0"/>
              <w:ind w:firstLine="0"/>
              <w:jc w:val="center"/>
              <w:rPr>
                <w:rFonts w:cs="Times New Roman"/>
                <w:bCs/>
                <w:sz w:val="22"/>
              </w:rPr>
            </w:pPr>
            <w:r w:rsidRPr="00ED1B53">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ED1B53" w:rsidRDefault="003A1D0D" w:rsidP="00ED1B53">
            <w:pPr>
              <w:widowControl w:val="0"/>
              <w:tabs>
                <w:tab w:val="left" w:pos="993"/>
              </w:tabs>
              <w:spacing w:before="0" w:after="0"/>
              <w:ind w:firstLine="0"/>
              <w:jc w:val="center"/>
              <w:rPr>
                <w:rFonts w:cs="Times New Roman"/>
                <w:bCs/>
                <w:sz w:val="22"/>
              </w:rPr>
            </w:pPr>
            <w:r w:rsidRPr="00ED1B53">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ED1B53" w:rsidRDefault="003A1D0D" w:rsidP="00ED1B53">
            <w:pPr>
              <w:widowControl w:val="0"/>
              <w:tabs>
                <w:tab w:val="left" w:pos="993"/>
              </w:tabs>
              <w:spacing w:before="0" w:after="0"/>
              <w:ind w:firstLine="0"/>
              <w:jc w:val="center"/>
              <w:rPr>
                <w:rFonts w:cs="Times New Roman"/>
                <w:bCs/>
                <w:sz w:val="22"/>
              </w:rPr>
            </w:pPr>
            <w:r w:rsidRPr="00ED1B53">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ED1B53" w:rsidRDefault="003A1D0D" w:rsidP="00ED1B53">
            <w:pPr>
              <w:widowControl w:val="0"/>
              <w:tabs>
                <w:tab w:val="left" w:pos="993"/>
              </w:tabs>
              <w:spacing w:before="0" w:after="0"/>
              <w:ind w:firstLine="0"/>
              <w:jc w:val="center"/>
              <w:rPr>
                <w:rFonts w:cs="Times New Roman"/>
                <w:bCs/>
                <w:sz w:val="22"/>
              </w:rPr>
            </w:pPr>
            <w:r w:rsidRPr="00ED1B53">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ED1B53" w:rsidRDefault="003A1D0D" w:rsidP="00ED1B53">
            <w:pPr>
              <w:widowControl w:val="0"/>
              <w:tabs>
                <w:tab w:val="left" w:pos="993"/>
              </w:tabs>
              <w:spacing w:before="0" w:after="0"/>
              <w:ind w:firstLine="0"/>
              <w:jc w:val="center"/>
              <w:rPr>
                <w:rFonts w:cs="Times New Roman"/>
                <w:bCs/>
                <w:sz w:val="22"/>
              </w:rPr>
            </w:pPr>
            <w:r w:rsidRPr="00ED1B53">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D1B53" w:rsidRDefault="003A1D0D" w:rsidP="00ED1B53">
            <w:pPr>
              <w:widowControl w:val="0"/>
              <w:tabs>
                <w:tab w:val="left" w:pos="993"/>
              </w:tabs>
              <w:spacing w:before="0" w:after="0"/>
              <w:ind w:firstLine="0"/>
              <w:jc w:val="center"/>
              <w:rPr>
                <w:rFonts w:cs="Times New Roman"/>
                <w:bCs/>
                <w:sz w:val="22"/>
              </w:rPr>
            </w:pPr>
            <w:r w:rsidRPr="00ED1B53">
              <w:rPr>
                <w:rFonts w:cs="Times New Roman"/>
                <w:bCs/>
                <w:sz w:val="22"/>
              </w:rPr>
              <w:t>[7]</w:t>
            </w:r>
          </w:p>
        </w:tc>
      </w:tr>
      <w:tr w:rsidR="002E6510" w:rsidRPr="00ED1B53" w14:paraId="51EB208E" w14:textId="4B13A51B" w:rsidTr="00ED1B53">
        <w:tc>
          <w:tcPr>
            <w:tcW w:w="0" w:type="auto"/>
            <w:tcBorders>
              <w:top w:val="single" w:sz="4" w:space="0" w:color="auto"/>
              <w:left w:val="single" w:sz="4" w:space="0" w:color="auto"/>
              <w:right w:val="single" w:sz="4" w:space="0" w:color="auto"/>
            </w:tcBorders>
            <w:vAlign w:val="center"/>
          </w:tcPr>
          <w:p w14:paraId="1EB92393" w14:textId="77777777" w:rsidR="002E6510" w:rsidRPr="00ED1B53" w:rsidRDefault="002E6510" w:rsidP="00ED1B53">
            <w:pPr>
              <w:widowControl w:val="0"/>
              <w:tabs>
                <w:tab w:val="left" w:pos="993"/>
              </w:tabs>
              <w:spacing w:before="0" w:after="0"/>
              <w:ind w:firstLine="0"/>
              <w:rPr>
                <w:rFonts w:cs="Times New Roman"/>
                <w:b/>
                <w:sz w:val="22"/>
              </w:rPr>
            </w:pPr>
            <w:r w:rsidRPr="00ED1B53">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5898C345" w14:textId="77777777" w:rsidR="002E6510" w:rsidRPr="00ED1B53" w:rsidRDefault="002E6510" w:rsidP="00ED1B53">
            <w:pPr>
              <w:tabs>
                <w:tab w:val="left" w:pos="720"/>
              </w:tabs>
              <w:spacing w:before="0" w:after="0"/>
              <w:ind w:firstLine="0"/>
              <w:rPr>
                <w:bCs/>
                <w:sz w:val="22"/>
              </w:rPr>
            </w:pPr>
            <w:r w:rsidRPr="00ED1B53">
              <w:rPr>
                <w:bCs/>
                <w:sz w:val="22"/>
              </w:rPr>
              <w:t>Tham gia lớp seminar</w:t>
            </w:r>
          </w:p>
          <w:p w14:paraId="3F967CE5" w14:textId="77881923" w:rsidR="002E6510" w:rsidRPr="00ED1B53" w:rsidRDefault="002E6510" w:rsidP="00ED1B53">
            <w:pPr>
              <w:widowControl w:val="0"/>
              <w:tabs>
                <w:tab w:val="left" w:pos="993"/>
              </w:tabs>
              <w:spacing w:before="0" w:after="0"/>
              <w:ind w:firstLine="0"/>
              <w:rPr>
                <w:rFonts w:cs="Times New Roman"/>
                <w:sz w:val="22"/>
              </w:rPr>
            </w:pPr>
            <w:r w:rsidRPr="00ED1B53">
              <w:rPr>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7F803C4A" w:rsidR="002E6510" w:rsidRPr="00ED1B53" w:rsidRDefault="002E6510" w:rsidP="00ED1B53">
            <w:pPr>
              <w:widowControl w:val="0"/>
              <w:tabs>
                <w:tab w:val="left" w:pos="993"/>
              </w:tabs>
              <w:spacing w:before="0" w:after="0"/>
              <w:ind w:firstLine="0"/>
              <w:rPr>
                <w:rFonts w:cs="Times New Roman"/>
                <w:sz w:val="22"/>
              </w:rPr>
            </w:pPr>
            <w:r w:rsidRPr="00ED1B53">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0354E177" w14:textId="4D363965" w:rsidR="002E6510" w:rsidRPr="00ED1B53" w:rsidRDefault="002E6510" w:rsidP="00ED1B53">
            <w:pPr>
              <w:widowControl w:val="0"/>
              <w:tabs>
                <w:tab w:val="left" w:pos="993"/>
              </w:tabs>
              <w:spacing w:before="0" w:after="0"/>
              <w:ind w:firstLine="0"/>
              <w:rPr>
                <w:rFonts w:cs="Times New Roman"/>
                <w:sz w:val="22"/>
              </w:rPr>
            </w:pPr>
            <w:r w:rsidRPr="00ED1B53">
              <w:rPr>
                <w:rFonts w:cs="Times New Roman"/>
                <w:sz w:val="22"/>
              </w:rPr>
              <w:t>CLO1-CLO4</w:t>
            </w:r>
          </w:p>
        </w:tc>
        <w:tc>
          <w:tcPr>
            <w:tcW w:w="0" w:type="auto"/>
            <w:tcBorders>
              <w:top w:val="single" w:sz="4" w:space="0" w:color="auto"/>
              <w:left w:val="single" w:sz="4" w:space="0" w:color="auto"/>
              <w:bottom w:val="single" w:sz="4" w:space="0" w:color="auto"/>
              <w:right w:val="single" w:sz="4" w:space="0" w:color="auto"/>
            </w:tcBorders>
          </w:tcPr>
          <w:p w14:paraId="2C0BC961" w14:textId="68DA48FE" w:rsidR="002E6510" w:rsidRPr="00ED1B53" w:rsidRDefault="002E6510" w:rsidP="00ED1B53">
            <w:pPr>
              <w:tabs>
                <w:tab w:val="left" w:pos="720"/>
              </w:tabs>
              <w:spacing w:before="0" w:after="0"/>
              <w:ind w:firstLine="0"/>
              <w:rPr>
                <w:bCs/>
                <w:sz w:val="22"/>
              </w:rPr>
            </w:pPr>
            <w:r w:rsidRPr="00ED1B53">
              <w:rPr>
                <w:rFonts w:cs="Times New Roman"/>
                <w:sz w:val="22"/>
                <w:lang w:val="fr-FR"/>
              </w:rPr>
              <w:t xml:space="preserve">Nhật ký giảng dạy của giảng viên với các tiêu chí đánh giá (i) Mức độ tham gia (ii) Mức độ tương </w:t>
            </w:r>
            <w:r w:rsidRPr="00ED1B53">
              <w:rPr>
                <w:rFonts w:cs="Times New Roman"/>
                <w:sz w:val="22"/>
                <w:lang w:val="fr-FR"/>
              </w:rPr>
              <w:lastRenderedPageBreak/>
              <w:t>tác; (iii) Chất lượng câu trả lời</w:t>
            </w:r>
          </w:p>
          <w:p w14:paraId="6A5A4ACD" w14:textId="5B3951AC" w:rsidR="002E6510" w:rsidRPr="00ED1B53" w:rsidRDefault="002E6510" w:rsidP="00ED1B53">
            <w:pPr>
              <w:widowControl w:val="0"/>
              <w:tabs>
                <w:tab w:val="left" w:pos="993"/>
              </w:tabs>
              <w:spacing w:before="0" w:after="0"/>
              <w:ind w:firstLine="0"/>
              <w:rPr>
                <w:rFonts w:cs="Times New Roman"/>
                <w:sz w:val="22"/>
              </w:rPr>
            </w:pPr>
            <w:r w:rsidRPr="00ED1B53">
              <w:rPr>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2E6510" w:rsidRPr="00ED1B53" w:rsidRDefault="002E6510" w:rsidP="00ED1B53">
            <w:pPr>
              <w:widowControl w:val="0"/>
              <w:tabs>
                <w:tab w:val="left" w:pos="993"/>
              </w:tabs>
              <w:spacing w:before="0" w:after="0"/>
              <w:ind w:firstLine="0"/>
              <w:jc w:val="center"/>
              <w:rPr>
                <w:rFonts w:cs="Times New Roman"/>
                <w:sz w:val="22"/>
              </w:rPr>
            </w:pPr>
            <w:r w:rsidRPr="00ED1B53">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4BB1D154" w14:textId="3E82B696" w:rsidR="002E6510" w:rsidRPr="00ED1B53" w:rsidRDefault="002E6510" w:rsidP="00ED1B53">
            <w:pPr>
              <w:widowControl w:val="0"/>
              <w:tabs>
                <w:tab w:val="left" w:pos="993"/>
              </w:tabs>
              <w:spacing w:before="0" w:after="0"/>
              <w:ind w:firstLine="0"/>
              <w:jc w:val="center"/>
              <w:rPr>
                <w:rFonts w:cs="Times New Roman"/>
                <w:sz w:val="22"/>
              </w:rPr>
            </w:pPr>
            <w:r w:rsidRPr="00ED1B53">
              <w:rPr>
                <w:rFonts w:cs="Times New Roman"/>
                <w:sz w:val="22"/>
              </w:rPr>
              <w:t>PLO</w:t>
            </w:r>
            <w:r w:rsidR="000B5B5B" w:rsidRPr="00ED1B53">
              <w:rPr>
                <w:rFonts w:cs="Times New Roman"/>
                <w:sz w:val="22"/>
              </w:rPr>
              <w:t>1.4 – PLO3.4</w:t>
            </w:r>
          </w:p>
        </w:tc>
      </w:tr>
      <w:tr w:rsidR="00123812" w:rsidRPr="00ED1B53" w14:paraId="36A27550" w14:textId="7FB85928" w:rsidTr="00ED1B53">
        <w:trPr>
          <w:trHeight w:val="944"/>
        </w:trPr>
        <w:tc>
          <w:tcPr>
            <w:tcW w:w="0" w:type="auto"/>
            <w:vMerge w:val="restart"/>
            <w:tcBorders>
              <w:left w:val="single" w:sz="4" w:space="0" w:color="auto"/>
              <w:right w:val="single" w:sz="4" w:space="0" w:color="auto"/>
            </w:tcBorders>
            <w:vAlign w:val="center"/>
          </w:tcPr>
          <w:p w14:paraId="3D45BD6B" w14:textId="0FCB2E5F" w:rsidR="00123812" w:rsidRPr="00ED1B53" w:rsidRDefault="00123812" w:rsidP="00ED1B53">
            <w:pPr>
              <w:widowControl w:val="0"/>
              <w:tabs>
                <w:tab w:val="left" w:pos="993"/>
              </w:tabs>
              <w:spacing w:before="0" w:after="0"/>
              <w:ind w:firstLine="0"/>
              <w:rPr>
                <w:rFonts w:cs="Times New Roman"/>
                <w:sz w:val="22"/>
              </w:rPr>
            </w:pPr>
            <w:r w:rsidRPr="00ED1B53">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25BCC921" w:rsidR="00123812" w:rsidRPr="00ED1B53" w:rsidRDefault="00123812" w:rsidP="00ED1B53">
            <w:pPr>
              <w:widowControl w:val="0"/>
              <w:tabs>
                <w:tab w:val="left" w:pos="993"/>
              </w:tabs>
              <w:spacing w:before="0" w:after="0"/>
              <w:ind w:firstLine="0"/>
              <w:rPr>
                <w:rFonts w:cs="Times New Roman"/>
                <w:sz w:val="22"/>
              </w:rPr>
            </w:pPr>
            <w:r w:rsidRPr="00ED1B53">
              <w:rPr>
                <w:rFonts w:cs="Times New Roman"/>
                <w:sz w:val="22"/>
                <w:lang w:val="fr-FR"/>
              </w:rPr>
              <w:t>Xác định vấn đề nghiên cứu</w:t>
            </w:r>
          </w:p>
        </w:tc>
        <w:tc>
          <w:tcPr>
            <w:tcW w:w="0" w:type="auto"/>
            <w:vMerge w:val="restart"/>
            <w:tcBorders>
              <w:top w:val="single" w:sz="4" w:space="0" w:color="auto"/>
              <w:left w:val="single" w:sz="4" w:space="0" w:color="auto"/>
              <w:right w:val="single" w:sz="4" w:space="0" w:color="auto"/>
            </w:tcBorders>
          </w:tcPr>
          <w:p w14:paraId="50A8D828" w14:textId="77777777" w:rsidR="00123812" w:rsidRPr="00ED1B53" w:rsidRDefault="00123812" w:rsidP="00ED1B53">
            <w:pPr>
              <w:widowControl w:val="0"/>
              <w:spacing w:beforeLines="20" w:before="48" w:afterLines="20" w:after="48"/>
              <w:ind w:firstLine="0"/>
              <w:jc w:val="both"/>
              <w:rPr>
                <w:rFonts w:cs="Times New Roman"/>
                <w:sz w:val="22"/>
                <w:lang w:val="fr-FR"/>
              </w:rPr>
            </w:pPr>
            <w:r w:rsidRPr="00ED1B53">
              <w:rPr>
                <w:rFonts w:cs="Times New Roman"/>
                <w:b/>
                <w:sz w:val="22"/>
                <w:lang w:val="fr-FR"/>
              </w:rPr>
              <w:t>Công cụ đánh giá</w:t>
            </w:r>
            <w:r w:rsidRPr="00ED1B53">
              <w:rPr>
                <w:rFonts w:cs="Times New Roman"/>
                <w:sz w:val="22"/>
                <w:lang w:val="fr-FR"/>
              </w:rPr>
              <w:t>: Bài tập nhóm (project)</w:t>
            </w:r>
          </w:p>
          <w:p w14:paraId="56073E9F" w14:textId="6393E115" w:rsidR="00123812" w:rsidRPr="00ED1B53" w:rsidRDefault="00123812" w:rsidP="00ED1B53">
            <w:pPr>
              <w:widowControl w:val="0"/>
              <w:tabs>
                <w:tab w:val="left" w:pos="993"/>
              </w:tabs>
              <w:spacing w:before="0" w:after="0"/>
              <w:ind w:firstLine="0"/>
              <w:rPr>
                <w:rFonts w:cs="Times New Roman"/>
                <w:sz w:val="22"/>
              </w:rPr>
            </w:pPr>
            <w:r w:rsidRPr="00ED1B53">
              <w:rPr>
                <w:rFonts w:cs="Times New Roman"/>
                <w:b/>
                <w:sz w:val="22"/>
                <w:lang w:val="fr-FR"/>
              </w:rPr>
              <w:t>Tiêu chí đánh giá</w:t>
            </w:r>
            <w:r w:rsidRPr="00ED1B53">
              <w:rPr>
                <w:rFonts w:cs="Times New Roman"/>
                <w:sz w:val="22"/>
                <w:lang w:val="fr-FR"/>
              </w:rPr>
              <w:t>: (i) Nội dung; (ii) Hình thức; (iii) Trình bày hấp dẫn, thuyết phục; (iv) Chất lượng trả lời các câu hỏi; (v) Thời gian trình bày</w:t>
            </w:r>
            <w:r w:rsidRPr="00ED1B53">
              <w:rPr>
                <w:rFonts w:cs="Times New Roman"/>
                <w:sz w:val="22"/>
              </w:rPr>
              <w:t xml:space="preserve"> </w:t>
            </w:r>
          </w:p>
        </w:tc>
        <w:tc>
          <w:tcPr>
            <w:tcW w:w="0" w:type="auto"/>
            <w:vMerge w:val="restart"/>
            <w:tcBorders>
              <w:top w:val="single" w:sz="4" w:space="0" w:color="auto"/>
              <w:left w:val="single" w:sz="4" w:space="0" w:color="auto"/>
              <w:right w:val="single" w:sz="4" w:space="0" w:color="auto"/>
            </w:tcBorders>
          </w:tcPr>
          <w:p w14:paraId="7CF7C700" w14:textId="77777777" w:rsidR="00123812" w:rsidRPr="00ED1B53" w:rsidRDefault="00123812" w:rsidP="00ED1B53">
            <w:pPr>
              <w:widowControl w:val="0"/>
              <w:spacing w:beforeLines="20" w:before="48" w:afterLines="20" w:after="48"/>
              <w:ind w:firstLine="0"/>
              <w:jc w:val="both"/>
              <w:rPr>
                <w:rFonts w:cs="Times New Roman"/>
                <w:sz w:val="22"/>
                <w:lang w:val="fr-FR"/>
              </w:rPr>
            </w:pPr>
            <w:r w:rsidRPr="00ED1B53">
              <w:rPr>
                <w:rFonts w:cs="Times New Roman"/>
                <w:sz w:val="22"/>
                <w:lang w:val="fr-FR"/>
              </w:rPr>
              <w:t>CLO1-CLO4</w:t>
            </w:r>
          </w:p>
          <w:p w14:paraId="6EFA3672" w14:textId="6A2DE003" w:rsidR="00123812" w:rsidRPr="00ED1B53" w:rsidRDefault="00123812" w:rsidP="00ED1B53">
            <w:pPr>
              <w:widowControl w:val="0"/>
              <w:tabs>
                <w:tab w:val="left" w:pos="993"/>
              </w:tabs>
              <w:spacing w:before="0" w:after="0"/>
              <w:ind w:firstLine="0"/>
              <w:rPr>
                <w:rFonts w:cs="Times New Roman"/>
                <w:sz w:val="22"/>
              </w:rPr>
            </w:pPr>
          </w:p>
        </w:tc>
        <w:tc>
          <w:tcPr>
            <w:tcW w:w="0" w:type="auto"/>
            <w:vMerge w:val="restart"/>
            <w:tcBorders>
              <w:top w:val="single" w:sz="4" w:space="0" w:color="auto"/>
              <w:left w:val="single" w:sz="4" w:space="0" w:color="auto"/>
              <w:right w:val="single" w:sz="4" w:space="0" w:color="auto"/>
            </w:tcBorders>
          </w:tcPr>
          <w:p w14:paraId="6CF46454" w14:textId="77777777" w:rsidR="00123812" w:rsidRPr="00ED1B53" w:rsidRDefault="00123812" w:rsidP="00ED1B53">
            <w:pPr>
              <w:tabs>
                <w:tab w:val="left" w:pos="720"/>
              </w:tabs>
              <w:spacing w:before="0" w:after="0"/>
              <w:ind w:firstLine="0"/>
              <w:rPr>
                <w:bCs/>
                <w:sz w:val="22"/>
              </w:rPr>
            </w:pPr>
            <w:r w:rsidRPr="00ED1B53">
              <w:rPr>
                <w:bCs/>
                <w:sz w:val="22"/>
              </w:rPr>
              <w:t>- Xem Phụ lục 2, rubrics 2</w:t>
            </w:r>
          </w:p>
          <w:p w14:paraId="5166807B" w14:textId="77777777" w:rsidR="00123812" w:rsidRPr="00ED1B53" w:rsidRDefault="00123812" w:rsidP="00ED1B53">
            <w:pPr>
              <w:tabs>
                <w:tab w:val="left" w:pos="720"/>
              </w:tabs>
              <w:spacing w:before="0" w:after="0"/>
              <w:ind w:firstLine="0"/>
              <w:rPr>
                <w:bCs/>
                <w:sz w:val="22"/>
              </w:rPr>
            </w:pPr>
          </w:p>
          <w:p w14:paraId="1007A7B5" w14:textId="77777777" w:rsidR="00123812" w:rsidRPr="00ED1B53" w:rsidRDefault="00123812" w:rsidP="00ED1B53">
            <w:pPr>
              <w:widowControl w:val="0"/>
              <w:tabs>
                <w:tab w:val="left" w:pos="993"/>
              </w:tabs>
              <w:spacing w:before="0" w:after="0"/>
              <w:ind w:firstLine="0"/>
              <w:rPr>
                <w:rFonts w:cs="Times New Roman"/>
                <w:sz w:val="22"/>
              </w:rPr>
            </w:pPr>
          </w:p>
        </w:tc>
        <w:tc>
          <w:tcPr>
            <w:tcW w:w="0" w:type="auto"/>
            <w:vMerge w:val="restart"/>
            <w:tcBorders>
              <w:left w:val="single" w:sz="4" w:space="0" w:color="auto"/>
              <w:right w:val="single" w:sz="4" w:space="0" w:color="auto"/>
            </w:tcBorders>
            <w:vAlign w:val="center"/>
          </w:tcPr>
          <w:p w14:paraId="10B97AA3" w14:textId="53ACCFB7" w:rsidR="00123812" w:rsidRPr="00ED1B53" w:rsidRDefault="00123812" w:rsidP="00ED1B53">
            <w:pPr>
              <w:widowControl w:val="0"/>
              <w:tabs>
                <w:tab w:val="left" w:pos="993"/>
              </w:tabs>
              <w:spacing w:before="0" w:after="0"/>
              <w:ind w:firstLine="0"/>
              <w:jc w:val="center"/>
              <w:rPr>
                <w:rFonts w:cs="Times New Roman"/>
                <w:sz w:val="22"/>
              </w:rPr>
            </w:pPr>
            <w:r w:rsidRPr="00ED1B53">
              <w:rPr>
                <w:rFonts w:cs="Times New Roman"/>
                <w:sz w:val="22"/>
              </w:rPr>
              <w:t>20%</w:t>
            </w:r>
          </w:p>
        </w:tc>
        <w:tc>
          <w:tcPr>
            <w:tcW w:w="0" w:type="auto"/>
            <w:vMerge w:val="restart"/>
            <w:tcBorders>
              <w:left w:val="single" w:sz="4" w:space="0" w:color="auto"/>
              <w:right w:val="single" w:sz="4" w:space="0" w:color="auto"/>
            </w:tcBorders>
            <w:vAlign w:val="center"/>
          </w:tcPr>
          <w:p w14:paraId="5E4144F9" w14:textId="149B472E" w:rsidR="00123812" w:rsidRPr="00ED1B53" w:rsidRDefault="000B5B5B" w:rsidP="00ED1B53">
            <w:pPr>
              <w:widowControl w:val="0"/>
              <w:tabs>
                <w:tab w:val="left" w:pos="993"/>
              </w:tabs>
              <w:spacing w:before="0" w:after="0"/>
              <w:ind w:firstLine="0"/>
              <w:jc w:val="center"/>
              <w:rPr>
                <w:rFonts w:cs="Times New Roman"/>
                <w:sz w:val="22"/>
              </w:rPr>
            </w:pPr>
            <w:r w:rsidRPr="00ED1B53">
              <w:rPr>
                <w:rFonts w:cs="Times New Roman"/>
                <w:sz w:val="22"/>
              </w:rPr>
              <w:t>PLO1.4 – PLO3.4</w:t>
            </w:r>
          </w:p>
        </w:tc>
      </w:tr>
      <w:tr w:rsidR="00123812" w:rsidRPr="00ED1B53" w14:paraId="18295A93" w14:textId="77777777" w:rsidTr="00ED1B53">
        <w:trPr>
          <w:trHeight w:val="1691"/>
        </w:trPr>
        <w:tc>
          <w:tcPr>
            <w:tcW w:w="0" w:type="auto"/>
            <w:vMerge/>
            <w:tcBorders>
              <w:left w:val="single" w:sz="4" w:space="0" w:color="auto"/>
              <w:right w:val="single" w:sz="4" w:space="0" w:color="auto"/>
            </w:tcBorders>
            <w:vAlign w:val="center"/>
          </w:tcPr>
          <w:p w14:paraId="0C6135C4" w14:textId="77777777" w:rsidR="00123812" w:rsidRPr="00ED1B53" w:rsidRDefault="00123812" w:rsidP="00ED1B5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85856C1" w14:textId="567CCE6E" w:rsidR="00123812" w:rsidRPr="00ED1B53" w:rsidRDefault="00123812" w:rsidP="00ED1B53">
            <w:pPr>
              <w:widowControl w:val="0"/>
              <w:tabs>
                <w:tab w:val="left" w:pos="993"/>
              </w:tabs>
              <w:spacing w:before="0" w:after="0"/>
              <w:ind w:firstLine="0"/>
              <w:rPr>
                <w:rFonts w:cs="Times New Roman"/>
                <w:sz w:val="22"/>
              </w:rPr>
            </w:pPr>
            <w:r w:rsidRPr="00ED1B53">
              <w:rPr>
                <w:rFonts w:cs="Times New Roman"/>
                <w:sz w:val="22"/>
                <w:lang w:val="fr-FR"/>
              </w:rPr>
              <w:t>Lựa chọn phương pháp phân tích dữ liệu</w:t>
            </w:r>
          </w:p>
        </w:tc>
        <w:tc>
          <w:tcPr>
            <w:tcW w:w="0" w:type="auto"/>
            <w:vMerge/>
            <w:tcBorders>
              <w:left w:val="single" w:sz="4" w:space="0" w:color="auto"/>
              <w:right w:val="single" w:sz="4" w:space="0" w:color="auto"/>
            </w:tcBorders>
          </w:tcPr>
          <w:p w14:paraId="4004E695" w14:textId="77777777" w:rsidR="00123812" w:rsidRPr="00ED1B53" w:rsidRDefault="00123812" w:rsidP="00ED1B53">
            <w:pPr>
              <w:tabs>
                <w:tab w:val="left" w:pos="720"/>
              </w:tabs>
              <w:spacing w:before="0" w:after="0"/>
              <w:ind w:firstLine="0"/>
              <w:rPr>
                <w:bCs/>
                <w:sz w:val="22"/>
              </w:rPr>
            </w:pPr>
          </w:p>
        </w:tc>
        <w:tc>
          <w:tcPr>
            <w:tcW w:w="0" w:type="auto"/>
            <w:vMerge/>
            <w:tcBorders>
              <w:left w:val="single" w:sz="4" w:space="0" w:color="auto"/>
              <w:right w:val="single" w:sz="4" w:space="0" w:color="auto"/>
            </w:tcBorders>
          </w:tcPr>
          <w:p w14:paraId="170EAC03" w14:textId="77777777" w:rsidR="00123812" w:rsidRPr="00ED1B53" w:rsidRDefault="00123812" w:rsidP="00ED1B53">
            <w:pPr>
              <w:widowControl w:val="0"/>
              <w:tabs>
                <w:tab w:val="left" w:pos="720"/>
              </w:tabs>
              <w:spacing w:before="0" w:after="0"/>
              <w:ind w:firstLine="0"/>
              <w:rPr>
                <w:sz w:val="22"/>
              </w:rPr>
            </w:pPr>
          </w:p>
        </w:tc>
        <w:tc>
          <w:tcPr>
            <w:tcW w:w="0" w:type="auto"/>
            <w:vMerge/>
            <w:tcBorders>
              <w:left w:val="single" w:sz="4" w:space="0" w:color="auto"/>
              <w:right w:val="single" w:sz="4" w:space="0" w:color="auto"/>
            </w:tcBorders>
          </w:tcPr>
          <w:p w14:paraId="28E9A650" w14:textId="77777777" w:rsidR="00123812" w:rsidRPr="00ED1B53" w:rsidRDefault="00123812" w:rsidP="00ED1B53">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269E1FE2" w14:textId="77777777" w:rsidR="00123812" w:rsidRPr="00ED1B53" w:rsidRDefault="00123812" w:rsidP="00ED1B53">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1B39EC42" w14:textId="77777777" w:rsidR="00123812" w:rsidRPr="00ED1B53" w:rsidRDefault="00123812" w:rsidP="00ED1B53">
            <w:pPr>
              <w:widowControl w:val="0"/>
              <w:tabs>
                <w:tab w:val="left" w:pos="993"/>
              </w:tabs>
              <w:spacing w:before="0" w:after="0"/>
              <w:ind w:firstLine="0"/>
              <w:jc w:val="center"/>
              <w:rPr>
                <w:rFonts w:cs="Times New Roman"/>
                <w:sz w:val="22"/>
              </w:rPr>
            </w:pPr>
          </w:p>
        </w:tc>
      </w:tr>
      <w:tr w:rsidR="00123812" w:rsidRPr="00ED1B53" w14:paraId="0685D111" w14:textId="77777777" w:rsidTr="00ED1B53">
        <w:trPr>
          <w:trHeight w:val="2057"/>
        </w:trPr>
        <w:tc>
          <w:tcPr>
            <w:tcW w:w="0" w:type="auto"/>
            <w:vMerge/>
            <w:tcBorders>
              <w:left w:val="single" w:sz="4" w:space="0" w:color="auto"/>
              <w:right w:val="single" w:sz="4" w:space="0" w:color="auto"/>
            </w:tcBorders>
            <w:vAlign w:val="center"/>
          </w:tcPr>
          <w:p w14:paraId="05846E88" w14:textId="77777777" w:rsidR="00123812" w:rsidRPr="00ED1B53" w:rsidRDefault="00123812" w:rsidP="00ED1B5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4910291" w14:textId="0D082AD4" w:rsidR="00123812" w:rsidRPr="00ED1B53" w:rsidRDefault="00123812" w:rsidP="00ED1B53">
            <w:pPr>
              <w:widowControl w:val="0"/>
              <w:tabs>
                <w:tab w:val="left" w:pos="993"/>
              </w:tabs>
              <w:spacing w:before="0" w:after="0"/>
              <w:ind w:firstLine="0"/>
              <w:rPr>
                <w:rFonts w:cs="Times New Roman"/>
                <w:sz w:val="22"/>
              </w:rPr>
            </w:pPr>
            <w:r w:rsidRPr="00ED1B53">
              <w:rPr>
                <w:rFonts w:cs="Times New Roman"/>
                <w:sz w:val="22"/>
                <w:lang w:val="fr-FR"/>
              </w:rPr>
              <w:t>Nêu phương pháp  thực hành với phần mềm thống kê phù hợp</w:t>
            </w:r>
          </w:p>
        </w:tc>
        <w:tc>
          <w:tcPr>
            <w:tcW w:w="0" w:type="auto"/>
            <w:vMerge/>
            <w:tcBorders>
              <w:left w:val="single" w:sz="4" w:space="0" w:color="auto"/>
              <w:right w:val="single" w:sz="4" w:space="0" w:color="auto"/>
            </w:tcBorders>
          </w:tcPr>
          <w:p w14:paraId="0A1C4022" w14:textId="77777777" w:rsidR="00123812" w:rsidRPr="00ED1B53" w:rsidRDefault="00123812" w:rsidP="00ED1B53">
            <w:pPr>
              <w:tabs>
                <w:tab w:val="left" w:pos="720"/>
              </w:tabs>
              <w:spacing w:before="0" w:after="0"/>
              <w:ind w:firstLine="0"/>
              <w:rPr>
                <w:bCs/>
                <w:sz w:val="22"/>
              </w:rPr>
            </w:pPr>
          </w:p>
        </w:tc>
        <w:tc>
          <w:tcPr>
            <w:tcW w:w="0" w:type="auto"/>
            <w:vMerge/>
            <w:tcBorders>
              <w:left w:val="single" w:sz="4" w:space="0" w:color="auto"/>
              <w:right w:val="single" w:sz="4" w:space="0" w:color="auto"/>
            </w:tcBorders>
          </w:tcPr>
          <w:p w14:paraId="78D50874" w14:textId="77777777" w:rsidR="00123812" w:rsidRPr="00ED1B53" w:rsidRDefault="00123812" w:rsidP="00ED1B53">
            <w:pPr>
              <w:widowControl w:val="0"/>
              <w:tabs>
                <w:tab w:val="left" w:pos="720"/>
              </w:tabs>
              <w:spacing w:before="0" w:after="0"/>
              <w:ind w:firstLine="0"/>
              <w:rPr>
                <w:sz w:val="22"/>
              </w:rPr>
            </w:pPr>
          </w:p>
        </w:tc>
        <w:tc>
          <w:tcPr>
            <w:tcW w:w="0" w:type="auto"/>
            <w:vMerge/>
            <w:tcBorders>
              <w:left w:val="single" w:sz="4" w:space="0" w:color="auto"/>
              <w:right w:val="single" w:sz="4" w:space="0" w:color="auto"/>
            </w:tcBorders>
          </w:tcPr>
          <w:p w14:paraId="1FB23B82" w14:textId="77777777" w:rsidR="00123812" w:rsidRPr="00ED1B53" w:rsidRDefault="00123812" w:rsidP="00ED1B53">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13A1BD53" w14:textId="77777777" w:rsidR="00123812" w:rsidRPr="00ED1B53" w:rsidRDefault="00123812" w:rsidP="00ED1B53">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3EE8DD7D" w14:textId="77777777" w:rsidR="00123812" w:rsidRPr="00ED1B53" w:rsidRDefault="00123812" w:rsidP="00ED1B53">
            <w:pPr>
              <w:widowControl w:val="0"/>
              <w:tabs>
                <w:tab w:val="left" w:pos="993"/>
              </w:tabs>
              <w:spacing w:before="0" w:after="0"/>
              <w:ind w:firstLine="0"/>
              <w:jc w:val="center"/>
              <w:rPr>
                <w:rFonts w:cs="Times New Roman"/>
                <w:sz w:val="22"/>
              </w:rPr>
            </w:pPr>
          </w:p>
        </w:tc>
      </w:tr>
      <w:tr w:rsidR="00123812" w:rsidRPr="00ED1B53" w14:paraId="436FDE89" w14:textId="77777777" w:rsidTr="00ED1B53">
        <w:trPr>
          <w:trHeight w:val="998"/>
        </w:trPr>
        <w:tc>
          <w:tcPr>
            <w:tcW w:w="0" w:type="auto"/>
            <w:vMerge/>
            <w:tcBorders>
              <w:left w:val="single" w:sz="4" w:space="0" w:color="auto"/>
              <w:right w:val="single" w:sz="4" w:space="0" w:color="auto"/>
            </w:tcBorders>
            <w:vAlign w:val="center"/>
          </w:tcPr>
          <w:p w14:paraId="56B225AF" w14:textId="77777777" w:rsidR="00123812" w:rsidRPr="00ED1B53" w:rsidRDefault="00123812" w:rsidP="00ED1B5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B5C805F" w14:textId="0D5FCAD4" w:rsidR="00123812" w:rsidRPr="00ED1B53" w:rsidRDefault="00123812" w:rsidP="00ED1B53">
            <w:pPr>
              <w:widowControl w:val="0"/>
              <w:tabs>
                <w:tab w:val="left" w:pos="993"/>
              </w:tabs>
              <w:spacing w:before="0" w:after="0"/>
              <w:ind w:firstLine="0"/>
              <w:rPr>
                <w:rFonts w:cs="Times New Roman"/>
                <w:sz w:val="22"/>
              </w:rPr>
            </w:pPr>
            <w:r w:rsidRPr="00ED1B53">
              <w:rPr>
                <w:rFonts w:cs="Times New Roman"/>
                <w:sz w:val="22"/>
                <w:lang w:val="fr-FR"/>
              </w:rPr>
              <w:t>Báo cáo kết quả</w:t>
            </w:r>
          </w:p>
        </w:tc>
        <w:tc>
          <w:tcPr>
            <w:tcW w:w="0" w:type="auto"/>
            <w:vMerge/>
            <w:tcBorders>
              <w:left w:val="single" w:sz="4" w:space="0" w:color="auto"/>
              <w:bottom w:val="single" w:sz="4" w:space="0" w:color="auto"/>
              <w:right w:val="single" w:sz="4" w:space="0" w:color="auto"/>
            </w:tcBorders>
          </w:tcPr>
          <w:p w14:paraId="76B56F29" w14:textId="77777777" w:rsidR="00123812" w:rsidRPr="00ED1B53" w:rsidRDefault="00123812" w:rsidP="00ED1B53">
            <w:pPr>
              <w:tabs>
                <w:tab w:val="left" w:pos="720"/>
              </w:tabs>
              <w:spacing w:before="0" w:after="0"/>
              <w:ind w:firstLine="0"/>
              <w:rPr>
                <w:bCs/>
                <w:sz w:val="22"/>
              </w:rPr>
            </w:pPr>
          </w:p>
        </w:tc>
        <w:tc>
          <w:tcPr>
            <w:tcW w:w="0" w:type="auto"/>
            <w:vMerge/>
            <w:tcBorders>
              <w:left w:val="single" w:sz="4" w:space="0" w:color="auto"/>
              <w:bottom w:val="single" w:sz="4" w:space="0" w:color="auto"/>
              <w:right w:val="single" w:sz="4" w:space="0" w:color="auto"/>
            </w:tcBorders>
          </w:tcPr>
          <w:p w14:paraId="29767002" w14:textId="77777777" w:rsidR="00123812" w:rsidRPr="00ED1B53" w:rsidRDefault="00123812" w:rsidP="00ED1B53">
            <w:pPr>
              <w:widowControl w:val="0"/>
              <w:tabs>
                <w:tab w:val="left" w:pos="720"/>
              </w:tabs>
              <w:spacing w:before="0" w:after="0"/>
              <w:ind w:firstLine="0"/>
              <w:rPr>
                <w:sz w:val="22"/>
              </w:rPr>
            </w:pPr>
          </w:p>
        </w:tc>
        <w:tc>
          <w:tcPr>
            <w:tcW w:w="0" w:type="auto"/>
            <w:vMerge/>
            <w:tcBorders>
              <w:left w:val="single" w:sz="4" w:space="0" w:color="auto"/>
              <w:bottom w:val="single" w:sz="4" w:space="0" w:color="auto"/>
              <w:right w:val="single" w:sz="4" w:space="0" w:color="auto"/>
            </w:tcBorders>
          </w:tcPr>
          <w:p w14:paraId="3FB3B6CC" w14:textId="77777777" w:rsidR="00123812" w:rsidRPr="00ED1B53" w:rsidRDefault="00123812" w:rsidP="00ED1B53">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6C78812E" w14:textId="77777777" w:rsidR="00123812" w:rsidRPr="00ED1B53" w:rsidRDefault="00123812" w:rsidP="00ED1B53">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6600B014" w14:textId="77777777" w:rsidR="00123812" w:rsidRPr="00ED1B53" w:rsidRDefault="00123812" w:rsidP="00ED1B53">
            <w:pPr>
              <w:widowControl w:val="0"/>
              <w:tabs>
                <w:tab w:val="left" w:pos="993"/>
              </w:tabs>
              <w:spacing w:before="0" w:after="0"/>
              <w:ind w:firstLine="0"/>
              <w:jc w:val="center"/>
              <w:rPr>
                <w:rFonts w:cs="Times New Roman"/>
                <w:sz w:val="22"/>
              </w:rPr>
            </w:pPr>
          </w:p>
        </w:tc>
      </w:tr>
      <w:tr w:rsidR="00123812" w:rsidRPr="00ED1B53" w14:paraId="2056BFAE" w14:textId="77777777" w:rsidTr="00ED1B53">
        <w:tc>
          <w:tcPr>
            <w:tcW w:w="0" w:type="auto"/>
            <w:tcBorders>
              <w:left w:val="single" w:sz="4" w:space="0" w:color="auto"/>
              <w:bottom w:val="single" w:sz="4" w:space="0" w:color="auto"/>
              <w:right w:val="single" w:sz="4" w:space="0" w:color="auto"/>
            </w:tcBorders>
            <w:vAlign w:val="center"/>
          </w:tcPr>
          <w:p w14:paraId="2261A411" w14:textId="793CABE4" w:rsidR="00123812" w:rsidRPr="00ED1B53" w:rsidRDefault="00123812" w:rsidP="00ED1B53">
            <w:pPr>
              <w:widowControl w:val="0"/>
              <w:tabs>
                <w:tab w:val="left" w:pos="993"/>
              </w:tabs>
              <w:spacing w:before="0" w:after="0"/>
              <w:ind w:firstLine="0"/>
              <w:rPr>
                <w:rFonts w:cs="Times New Roman"/>
                <w:sz w:val="22"/>
              </w:rPr>
            </w:pPr>
            <w:r w:rsidRPr="00ED1B53">
              <w:rPr>
                <w:rFonts w:cs="Times New Roman"/>
                <w:sz w:val="22"/>
                <w:lang w:val="fr-FR"/>
              </w:rPr>
              <w:t>Kiểm tra giữa kỳ</w:t>
            </w:r>
          </w:p>
        </w:tc>
        <w:tc>
          <w:tcPr>
            <w:tcW w:w="0" w:type="auto"/>
            <w:tcBorders>
              <w:top w:val="single" w:sz="4" w:space="0" w:color="auto"/>
              <w:left w:val="single" w:sz="4" w:space="0" w:color="auto"/>
              <w:bottom w:val="single" w:sz="4" w:space="0" w:color="auto"/>
              <w:right w:val="single" w:sz="4" w:space="0" w:color="auto"/>
            </w:tcBorders>
          </w:tcPr>
          <w:p w14:paraId="16DFD7B3" w14:textId="7E598E49" w:rsidR="00123812" w:rsidRPr="00ED1B53" w:rsidRDefault="00123812" w:rsidP="00ED1B5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65F3431F" w14:textId="77777777" w:rsidR="00123812" w:rsidRPr="00ED1B53" w:rsidRDefault="00123812" w:rsidP="00ED1B53">
            <w:pPr>
              <w:widowControl w:val="0"/>
              <w:spacing w:beforeLines="20" w:before="48" w:afterLines="20" w:after="48"/>
              <w:ind w:firstLine="0"/>
              <w:rPr>
                <w:rFonts w:cs="Times New Roman"/>
                <w:b/>
                <w:sz w:val="22"/>
                <w:lang w:val="fr-FR"/>
              </w:rPr>
            </w:pPr>
            <w:r w:rsidRPr="00ED1B53">
              <w:rPr>
                <w:rFonts w:cs="Times New Roman"/>
                <w:b/>
                <w:sz w:val="22"/>
                <w:lang w:val="fr-FR"/>
              </w:rPr>
              <w:t>Công cụ đánh giá</w:t>
            </w:r>
            <w:r w:rsidRPr="00ED1B53">
              <w:rPr>
                <w:rFonts w:cs="Times New Roman"/>
                <w:sz w:val="22"/>
                <w:lang w:val="fr-FR"/>
              </w:rPr>
              <w:t xml:space="preserve">: </w:t>
            </w:r>
            <w:r w:rsidRPr="00ED1B53">
              <w:rPr>
                <w:rFonts w:cs="Times New Roman"/>
                <w:sz w:val="22"/>
              </w:rPr>
              <w:t>Bài tập tự luận</w:t>
            </w:r>
            <w:r w:rsidRPr="00ED1B53">
              <w:rPr>
                <w:rFonts w:cs="Times New Roman"/>
                <w:b/>
                <w:sz w:val="22"/>
                <w:lang w:val="fr-FR"/>
              </w:rPr>
              <w:t xml:space="preserve"> </w:t>
            </w:r>
          </w:p>
          <w:p w14:paraId="2462B85C" w14:textId="4062FA4B" w:rsidR="00123812" w:rsidRPr="00ED1B53" w:rsidRDefault="00123812" w:rsidP="00ED1B53">
            <w:pPr>
              <w:widowControl w:val="0"/>
              <w:tabs>
                <w:tab w:val="left" w:pos="993"/>
              </w:tabs>
              <w:spacing w:before="0" w:after="0"/>
              <w:ind w:firstLine="0"/>
              <w:rPr>
                <w:rFonts w:cs="Times New Roman"/>
                <w:b/>
                <w:sz w:val="22"/>
              </w:rPr>
            </w:pPr>
            <w:r w:rsidRPr="00ED1B53">
              <w:rPr>
                <w:rFonts w:cs="Times New Roman"/>
                <w:b/>
                <w:sz w:val="22"/>
                <w:lang w:val="fr-FR"/>
              </w:rPr>
              <w:t>Tiêu chí đánh giá</w:t>
            </w:r>
            <w:r w:rsidRPr="00ED1B53">
              <w:rPr>
                <w:rFonts w:cs="Times New Roman"/>
                <w:sz w:val="22"/>
                <w:lang w:val="fr-FR"/>
              </w:rPr>
              <w:t xml:space="preserve">: (i) Trả lời </w:t>
            </w:r>
            <w:r w:rsidRPr="00ED1B53">
              <w:rPr>
                <w:rFonts w:cs="Times New Roman"/>
                <w:sz w:val="22"/>
                <w:lang w:val="fr-FR"/>
              </w:rPr>
              <w:lastRenderedPageBreak/>
              <w:t>đầy đủ các câu hỏi; (ii) Chất lượng trả lời các câu hỏi.</w:t>
            </w:r>
          </w:p>
        </w:tc>
        <w:tc>
          <w:tcPr>
            <w:tcW w:w="0" w:type="auto"/>
            <w:tcBorders>
              <w:top w:val="single" w:sz="4" w:space="0" w:color="auto"/>
              <w:left w:val="single" w:sz="4" w:space="0" w:color="auto"/>
              <w:bottom w:val="single" w:sz="4" w:space="0" w:color="auto"/>
              <w:right w:val="single" w:sz="4" w:space="0" w:color="auto"/>
            </w:tcBorders>
            <w:vAlign w:val="center"/>
          </w:tcPr>
          <w:p w14:paraId="42856481" w14:textId="77777777" w:rsidR="00123812" w:rsidRPr="00ED1B53" w:rsidRDefault="00123812" w:rsidP="00ED1B53">
            <w:pPr>
              <w:widowControl w:val="0"/>
              <w:spacing w:beforeLines="20" w:before="48" w:afterLines="20" w:after="48"/>
              <w:ind w:firstLine="0"/>
              <w:jc w:val="both"/>
              <w:rPr>
                <w:rFonts w:cs="Times New Roman"/>
                <w:sz w:val="22"/>
                <w:lang w:val="fr-FR"/>
              </w:rPr>
            </w:pPr>
            <w:r w:rsidRPr="00ED1B53">
              <w:rPr>
                <w:rFonts w:cs="Times New Roman"/>
                <w:sz w:val="22"/>
                <w:lang w:val="fr-FR"/>
              </w:rPr>
              <w:lastRenderedPageBreak/>
              <w:t>CLO1-CLO4</w:t>
            </w:r>
          </w:p>
          <w:p w14:paraId="7A475C16" w14:textId="07199050" w:rsidR="00123812" w:rsidRPr="00ED1B53" w:rsidRDefault="00123812" w:rsidP="00ED1B5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EA4C0D0" w14:textId="3FAA660B" w:rsidR="00123812" w:rsidRPr="00ED1B53" w:rsidRDefault="00123812" w:rsidP="00ED1B5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185B91D" w14:textId="64484737" w:rsidR="00123812" w:rsidRPr="00ED1B53" w:rsidRDefault="00123812" w:rsidP="00ED1B53">
            <w:pPr>
              <w:widowControl w:val="0"/>
              <w:tabs>
                <w:tab w:val="left" w:pos="993"/>
              </w:tabs>
              <w:spacing w:before="0" w:after="0"/>
              <w:ind w:firstLine="0"/>
              <w:jc w:val="center"/>
              <w:rPr>
                <w:rFonts w:cs="Times New Roman"/>
                <w:sz w:val="22"/>
              </w:rPr>
            </w:pPr>
            <w:r w:rsidRPr="00ED1B53">
              <w:rPr>
                <w:rFonts w:cs="Times New Roman"/>
                <w:sz w:val="22"/>
              </w:rPr>
              <w:t>20%</w:t>
            </w:r>
          </w:p>
        </w:tc>
        <w:tc>
          <w:tcPr>
            <w:tcW w:w="0" w:type="auto"/>
            <w:tcBorders>
              <w:top w:val="single" w:sz="4" w:space="0" w:color="auto"/>
              <w:left w:val="single" w:sz="4" w:space="0" w:color="auto"/>
              <w:bottom w:val="single" w:sz="4" w:space="0" w:color="auto"/>
              <w:right w:val="single" w:sz="4" w:space="0" w:color="auto"/>
            </w:tcBorders>
            <w:vAlign w:val="center"/>
          </w:tcPr>
          <w:p w14:paraId="15FFA824" w14:textId="77777777" w:rsidR="00123812" w:rsidRPr="00ED1B53" w:rsidRDefault="00394DE0" w:rsidP="00ED1B53">
            <w:pPr>
              <w:widowControl w:val="0"/>
              <w:tabs>
                <w:tab w:val="left" w:pos="993"/>
              </w:tabs>
              <w:spacing w:before="0" w:after="0"/>
              <w:ind w:firstLine="0"/>
              <w:jc w:val="center"/>
              <w:rPr>
                <w:rFonts w:cs="Times New Roman"/>
                <w:sz w:val="22"/>
              </w:rPr>
            </w:pPr>
            <w:r w:rsidRPr="00ED1B53">
              <w:rPr>
                <w:rFonts w:cs="Times New Roman"/>
                <w:sz w:val="22"/>
              </w:rPr>
              <w:t>PLO1.5</w:t>
            </w:r>
          </w:p>
          <w:p w14:paraId="611237E8" w14:textId="77777777" w:rsidR="00394DE0" w:rsidRPr="00ED1B53" w:rsidRDefault="00394DE0" w:rsidP="00ED1B53">
            <w:pPr>
              <w:widowControl w:val="0"/>
              <w:tabs>
                <w:tab w:val="left" w:pos="993"/>
              </w:tabs>
              <w:spacing w:before="0" w:after="0"/>
              <w:ind w:firstLine="0"/>
              <w:jc w:val="center"/>
              <w:rPr>
                <w:rFonts w:cs="Times New Roman"/>
                <w:sz w:val="22"/>
              </w:rPr>
            </w:pPr>
            <w:r w:rsidRPr="00ED1B53">
              <w:rPr>
                <w:rFonts w:cs="Times New Roman"/>
                <w:sz w:val="22"/>
              </w:rPr>
              <w:t>PLO1.6</w:t>
            </w:r>
          </w:p>
          <w:p w14:paraId="721B674C" w14:textId="3922B4D1" w:rsidR="00394DE0" w:rsidRPr="00ED1B53" w:rsidRDefault="00394DE0" w:rsidP="00ED1B53">
            <w:pPr>
              <w:widowControl w:val="0"/>
              <w:tabs>
                <w:tab w:val="left" w:pos="993"/>
              </w:tabs>
              <w:spacing w:before="0" w:after="0"/>
              <w:ind w:firstLine="0"/>
              <w:jc w:val="center"/>
              <w:rPr>
                <w:rFonts w:cs="Times New Roman"/>
                <w:sz w:val="22"/>
              </w:rPr>
            </w:pPr>
            <w:r w:rsidRPr="00ED1B53">
              <w:rPr>
                <w:rFonts w:cs="Times New Roman"/>
                <w:sz w:val="22"/>
              </w:rPr>
              <w:t>PLO2.3</w:t>
            </w:r>
          </w:p>
        </w:tc>
      </w:tr>
      <w:tr w:rsidR="00123812" w:rsidRPr="00ED1B53" w14:paraId="560B4ADF" w14:textId="08FFDE99" w:rsidTr="00ED1B53">
        <w:tc>
          <w:tcPr>
            <w:tcW w:w="0" w:type="auto"/>
            <w:tcBorders>
              <w:top w:val="single" w:sz="4" w:space="0" w:color="auto"/>
              <w:left w:val="single" w:sz="4" w:space="0" w:color="auto"/>
              <w:bottom w:val="single" w:sz="4" w:space="0" w:color="auto"/>
              <w:right w:val="single" w:sz="4" w:space="0" w:color="auto"/>
            </w:tcBorders>
          </w:tcPr>
          <w:p w14:paraId="58D18FEF" w14:textId="30694433" w:rsidR="00123812" w:rsidRPr="00ED1B53" w:rsidRDefault="00123812" w:rsidP="00ED1B53">
            <w:pPr>
              <w:widowControl w:val="0"/>
              <w:tabs>
                <w:tab w:val="left" w:pos="993"/>
              </w:tabs>
              <w:spacing w:before="0" w:after="0"/>
              <w:ind w:firstLine="0"/>
              <w:rPr>
                <w:rFonts w:cs="Times New Roman"/>
                <w:b/>
                <w:sz w:val="22"/>
              </w:rPr>
            </w:pPr>
            <w:r w:rsidRPr="00ED1B53">
              <w:rPr>
                <w:b/>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1157D96" w14:textId="786864CD" w:rsidR="00123812" w:rsidRPr="00ED1B53" w:rsidRDefault="00123812" w:rsidP="00ED1B53">
            <w:pPr>
              <w:tabs>
                <w:tab w:val="left" w:pos="720"/>
              </w:tabs>
              <w:spacing w:before="0" w:after="0"/>
              <w:ind w:firstLine="0"/>
              <w:rPr>
                <w:bCs/>
                <w:sz w:val="22"/>
              </w:rPr>
            </w:pPr>
            <w:r w:rsidRPr="00ED1B53">
              <w:rPr>
                <w:bCs/>
                <w:sz w:val="22"/>
              </w:rPr>
              <w:t>Toàn bộ nội dung học (ngoại trừ phần thực hành trên máy)</w:t>
            </w:r>
          </w:p>
          <w:p w14:paraId="56EF34DA" w14:textId="77777777" w:rsidR="00123812" w:rsidRPr="00ED1B53" w:rsidRDefault="00123812" w:rsidP="00ED1B53">
            <w:pPr>
              <w:tabs>
                <w:tab w:val="left" w:pos="720"/>
              </w:tabs>
              <w:spacing w:before="0" w:after="0"/>
              <w:ind w:firstLine="0"/>
              <w:rPr>
                <w:bCs/>
                <w:sz w:val="22"/>
              </w:rPr>
            </w:pPr>
            <w:r w:rsidRPr="00ED1B53">
              <w:rPr>
                <w:bCs/>
                <w:sz w:val="22"/>
              </w:rPr>
              <w:t>- Một số câu hỏi tham khảo: tại website của Khoa Thống kê</w:t>
            </w:r>
          </w:p>
          <w:p w14:paraId="7A8B9D6F" w14:textId="2048ED85" w:rsidR="00123812" w:rsidRPr="00ED1B53" w:rsidRDefault="005D3B5F" w:rsidP="00ED1B53">
            <w:pPr>
              <w:tabs>
                <w:tab w:val="left" w:pos="720"/>
              </w:tabs>
              <w:spacing w:before="0" w:after="0"/>
              <w:ind w:firstLine="0"/>
              <w:rPr>
                <w:bCs/>
                <w:sz w:val="22"/>
              </w:rPr>
            </w:pPr>
            <w:hyperlink r:id="rId15" w:history="1">
              <w:r w:rsidR="00123812" w:rsidRPr="00ED1B53">
                <w:rPr>
                  <w:rStyle w:val="Hyperlink"/>
                  <w:bCs/>
                  <w:sz w:val="22"/>
                </w:rPr>
                <w:t>https://khoathongke.neu.edu.vn</w:t>
              </w:r>
            </w:hyperlink>
          </w:p>
        </w:tc>
        <w:tc>
          <w:tcPr>
            <w:tcW w:w="0" w:type="auto"/>
            <w:tcBorders>
              <w:top w:val="single" w:sz="4" w:space="0" w:color="auto"/>
              <w:left w:val="single" w:sz="4" w:space="0" w:color="auto"/>
              <w:bottom w:val="single" w:sz="4" w:space="0" w:color="auto"/>
              <w:right w:val="single" w:sz="4" w:space="0" w:color="auto"/>
            </w:tcBorders>
          </w:tcPr>
          <w:p w14:paraId="5923B4D1" w14:textId="41E4709A" w:rsidR="00123812" w:rsidRPr="00ED1B53" w:rsidRDefault="00123812" w:rsidP="00ED1B53">
            <w:pPr>
              <w:widowControl w:val="0"/>
              <w:tabs>
                <w:tab w:val="left" w:pos="993"/>
              </w:tabs>
              <w:spacing w:before="0" w:after="0"/>
              <w:ind w:firstLine="0"/>
              <w:rPr>
                <w:rFonts w:cs="Times New Roman"/>
                <w:b/>
                <w:sz w:val="22"/>
              </w:rPr>
            </w:pPr>
            <w:r w:rsidRPr="00ED1B53">
              <w:rPr>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FFF50C3" w14:textId="77777777" w:rsidR="00123812" w:rsidRPr="00ED1B53" w:rsidRDefault="00123812" w:rsidP="00ED1B53">
            <w:pPr>
              <w:widowControl w:val="0"/>
              <w:spacing w:beforeLines="20" w:before="48" w:afterLines="20" w:after="48"/>
              <w:ind w:firstLine="0"/>
              <w:jc w:val="both"/>
              <w:rPr>
                <w:rFonts w:cs="Times New Roman"/>
                <w:sz w:val="22"/>
                <w:lang w:val="fr-FR"/>
              </w:rPr>
            </w:pPr>
            <w:r w:rsidRPr="00ED1B53">
              <w:rPr>
                <w:rFonts w:cs="Times New Roman"/>
                <w:sz w:val="22"/>
                <w:lang w:val="fr-FR"/>
              </w:rPr>
              <w:t>CLO1-CLO4</w:t>
            </w:r>
          </w:p>
          <w:p w14:paraId="49DC9BC1" w14:textId="126D8E78" w:rsidR="00123812" w:rsidRPr="00ED1B53" w:rsidRDefault="00123812" w:rsidP="00ED1B53">
            <w:pPr>
              <w:widowControl w:val="0"/>
              <w:tabs>
                <w:tab w:val="left" w:pos="993"/>
              </w:tabs>
              <w:spacing w:before="0" w:after="0"/>
              <w:ind w:firstLine="0"/>
              <w:rPr>
                <w:rFonts w:cs="Times New Roman"/>
                <w:sz w:val="22"/>
                <w:highlight w:val="yellow"/>
              </w:rPr>
            </w:pPr>
          </w:p>
        </w:tc>
        <w:tc>
          <w:tcPr>
            <w:tcW w:w="0" w:type="auto"/>
            <w:tcBorders>
              <w:top w:val="single" w:sz="4" w:space="0" w:color="auto"/>
              <w:left w:val="single" w:sz="4" w:space="0" w:color="auto"/>
              <w:bottom w:val="single" w:sz="4" w:space="0" w:color="auto"/>
              <w:right w:val="single" w:sz="4" w:space="0" w:color="auto"/>
            </w:tcBorders>
          </w:tcPr>
          <w:p w14:paraId="4FAFE3AE" w14:textId="744DD451" w:rsidR="00123812" w:rsidRPr="00ED1B53" w:rsidRDefault="00123812" w:rsidP="00ED1B53">
            <w:pPr>
              <w:tabs>
                <w:tab w:val="left" w:pos="720"/>
              </w:tabs>
              <w:spacing w:before="0" w:after="0"/>
              <w:ind w:firstLine="0"/>
              <w:rPr>
                <w:bCs/>
                <w:sz w:val="22"/>
              </w:rPr>
            </w:pPr>
            <w:r w:rsidRPr="00ED1B53">
              <w:rPr>
                <w:rFonts w:cs="Times New Roman"/>
                <w:sz w:val="22"/>
                <w:lang w:val="fr-FR"/>
              </w:rPr>
              <w:t>Bài thi cuối kỳ với câu hỏi lý thuyết và bài tập tự luận</w:t>
            </w:r>
            <w:r w:rsidRPr="00ED1B53">
              <w:rPr>
                <w:bCs/>
                <w:sz w:val="22"/>
              </w:rPr>
              <w:t xml:space="preserve"> - Thời gian: 60p</w:t>
            </w:r>
          </w:p>
          <w:p w14:paraId="2F500F2F" w14:textId="6146F386" w:rsidR="00123812" w:rsidRPr="00ED1B53" w:rsidRDefault="00123812" w:rsidP="00ED1B5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123812" w:rsidRPr="00ED1B53" w:rsidRDefault="00123812" w:rsidP="00ED1B53">
            <w:pPr>
              <w:widowControl w:val="0"/>
              <w:tabs>
                <w:tab w:val="left" w:pos="993"/>
              </w:tabs>
              <w:spacing w:before="0" w:after="0"/>
              <w:ind w:firstLine="0"/>
              <w:jc w:val="center"/>
              <w:rPr>
                <w:rFonts w:cs="Times New Roman"/>
                <w:sz w:val="22"/>
              </w:rPr>
            </w:pPr>
            <w:r w:rsidRPr="00ED1B53">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5B0B5AC3" w14:textId="2574CE12" w:rsidR="00123812" w:rsidRPr="00ED1B53" w:rsidRDefault="000B5B5B" w:rsidP="00ED1B53">
            <w:pPr>
              <w:widowControl w:val="0"/>
              <w:tabs>
                <w:tab w:val="left" w:pos="993"/>
              </w:tabs>
              <w:spacing w:before="0" w:after="0"/>
              <w:ind w:firstLine="0"/>
              <w:jc w:val="center"/>
              <w:rPr>
                <w:rFonts w:cs="Times New Roman"/>
                <w:sz w:val="22"/>
              </w:rPr>
            </w:pPr>
            <w:r w:rsidRPr="00ED1B53">
              <w:rPr>
                <w:rFonts w:cs="Times New Roman"/>
                <w:sz w:val="22"/>
              </w:rPr>
              <w:t>PLO1.4 – PLO3.4</w:t>
            </w:r>
          </w:p>
        </w:tc>
      </w:tr>
    </w:tbl>
    <w:p w14:paraId="22E7B105" w14:textId="77777777" w:rsidR="00123812" w:rsidRPr="001D00FC" w:rsidRDefault="00123812" w:rsidP="00ED1B53">
      <w:pPr>
        <w:widowControl w:val="0"/>
        <w:spacing w:before="0" w:after="0"/>
        <w:ind w:firstLine="0"/>
        <w:jc w:val="both"/>
        <w:rPr>
          <w:b/>
          <w:sz w:val="24"/>
          <w:szCs w:val="24"/>
        </w:rPr>
      </w:pPr>
    </w:p>
    <w:p w14:paraId="728F9C52" w14:textId="717EA75E" w:rsidR="00006EB2" w:rsidRPr="001D00FC" w:rsidRDefault="00102871" w:rsidP="00ED1B53">
      <w:pPr>
        <w:widowControl w:val="0"/>
        <w:spacing w:before="0" w:after="0"/>
        <w:ind w:firstLine="0"/>
        <w:jc w:val="both"/>
        <w:rPr>
          <w:b/>
          <w:sz w:val="24"/>
          <w:szCs w:val="24"/>
        </w:rPr>
      </w:pPr>
      <w:r w:rsidRPr="001D00FC">
        <w:rPr>
          <w:b/>
          <w:sz w:val="24"/>
          <w:szCs w:val="24"/>
        </w:rPr>
        <w:t xml:space="preserve">7.2. </w:t>
      </w:r>
      <w:r w:rsidR="00006EB2" w:rsidRPr="001D00FC">
        <w:rPr>
          <w:b/>
          <w:sz w:val="24"/>
          <w:szCs w:val="24"/>
        </w:rPr>
        <w:t>Ma trận đề thi (phụ lục 1</w:t>
      </w:r>
      <w:r w:rsidR="009364D8" w:rsidRPr="001D00FC">
        <w:rPr>
          <w:b/>
          <w:sz w:val="24"/>
          <w:szCs w:val="24"/>
        </w:rPr>
        <w:t>)</w:t>
      </w:r>
    </w:p>
    <w:p w14:paraId="0A6CDC25" w14:textId="14EADD76" w:rsidR="00006EB2" w:rsidRPr="001D00FC" w:rsidRDefault="00102871" w:rsidP="00ED1B53">
      <w:pPr>
        <w:widowControl w:val="0"/>
        <w:spacing w:before="0" w:after="0"/>
        <w:ind w:firstLine="0"/>
        <w:jc w:val="both"/>
        <w:rPr>
          <w:b/>
          <w:sz w:val="24"/>
          <w:szCs w:val="24"/>
        </w:rPr>
      </w:pPr>
      <w:r w:rsidRPr="001D00FC">
        <w:rPr>
          <w:b/>
          <w:sz w:val="24"/>
          <w:szCs w:val="24"/>
        </w:rPr>
        <w:t xml:space="preserve">7.3. </w:t>
      </w:r>
      <w:r w:rsidR="00006EB2" w:rsidRPr="001D00FC">
        <w:rPr>
          <w:b/>
          <w:sz w:val="24"/>
          <w:szCs w:val="24"/>
        </w:rPr>
        <w:t>Các rubrics (phụ lục</w:t>
      </w:r>
      <w:r w:rsidR="00596A11" w:rsidRPr="001D00FC">
        <w:rPr>
          <w:b/>
          <w:sz w:val="24"/>
          <w:szCs w:val="24"/>
        </w:rPr>
        <w:t xml:space="preserve"> </w:t>
      </w:r>
      <w:r w:rsidR="00006EB2" w:rsidRPr="001D00FC">
        <w:rPr>
          <w:b/>
          <w:sz w:val="24"/>
          <w:szCs w:val="24"/>
        </w:rPr>
        <w:t>2</w:t>
      </w:r>
      <w:r w:rsidR="009364D8" w:rsidRPr="001D00FC">
        <w:rPr>
          <w:b/>
          <w:sz w:val="24"/>
          <w:szCs w:val="24"/>
        </w:rPr>
        <w:t>)</w:t>
      </w:r>
    </w:p>
    <w:p w14:paraId="1A9E95F6" w14:textId="77777777" w:rsidR="00652066" w:rsidRDefault="00652066" w:rsidP="00ED1B53">
      <w:pPr>
        <w:widowControl w:val="0"/>
        <w:spacing w:before="0" w:after="0"/>
        <w:ind w:firstLine="0"/>
        <w:jc w:val="both"/>
        <w:rPr>
          <w:rFonts w:cs="Times New Roman"/>
          <w:b/>
          <w:sz w:val="24"/>
          <w:szCs w:val="24"/>
          <w:lang w:val="pt-BR"/>
        </w:rPr>
        <w:sectPr w:rsidR="00652066" w:rsidSect="00A119BE">
          <w:footerReference w:type="default" r:id="rId16"/>
          <w:pgSz w:w="11907" w:h="16840" w:code="9"/>
          <w:pgMar w:top="1134" w:right="1418" w:bottom="1134" w:left="1418" w:header="159" w:footer="159" w:gutter="0"/>
          <w:cols w:space="720"/>
          <w:docGrid w:linePitch="360"/>
        </w:sectPr>
      </w:pPr>
    </w:p>
    <w:p w14:paraId="4EE4EF87" w14:textId="6C33CF24" w:rsidR="00AB0052" w:rsidRPr="00652066" w:rsidRDefault="009D119F" w:rsidP="00ED1B53">
      <w:pPr>
        <w:widowControl w:val="0"/>
        <w:spacing w:before="0" w:after="0"/>
        <w:ind w:firstLine="0"/>
        <w:jc w:val="both"/>
        <w:rPr>
          <w:rFonts w:cs="Times New Roman"/>
          <w:b/>
          <w:sz w:val="24"/>
          <w:szCs w:val="24"/>
          <w:lang w:val="pt-BR"/>
        </w:rPr>
      </w:pPr>
      <w:r w:rsidRPr="001D00FC">
        <w:rPr>
          <w:rFonts w:cs="Times New Roman"/>
          <w:b/>
          <w:sz w:val="24"/>
          <w:szCs w:val="24"/>
          <w:lang w:val="pt-BR"/>
        </w:rPr>
        <w:lastRenderedPageBreak/>
        <w:t xml:space="preserve"> </w:t>
      </w:r>
      <w:r w:rsidRPr="00652066">
        <w:rPr>
          <w:rFonts w:cs="Times New Roman"/>
          <w:b/>
          <w:sz w:val="24"/>
          <w:szCs w:val="24"/>
          <w:lang w:val="pt-BR"/>
        </w:rPr>
        <w:t xml:space="preserve">8. </w:t>
      </w:r>
      <w:r w:rsidR="00AB0052" w:rsidRPr="00652066">
        <w:rPr>
          <w:rFonts w:cs="Times New Roman"/>
          <w:b/>
          <w:sz w:val="24"/>
          <w:szCs w:val="24"/>
          <w:lang w:val="pt-BR"/>
        </w:rPr>
        <w:t>KẾ HOẠCH</w:t>
      </w:r>
      <w:r w:rsidR="000367A8" w:rsidRPr="00652066">
        <w:rPr>
          <w:rFonts w:cs="Times New Roman"/>
          <w:b/>
          <w:sz w:val="24"/>
          <w:szCs w:val="24"/>
          <w:lang w:val="pt-BR"/>
        </w:rPr>
        <w:t xml:space="preserve"> </w:t>
      </w:r>
      <w:r w:rsidR="00ED7643" w:rsidRPr="00652066">
        <w:rPr>
          <w:rFonts w:cs="Times New Roman"/>
          <w:b/>
          <w:sz w:val="24"/>
          <w:szCs w:val="24"/>
          <w:lang w:val="pt-BR"/>
        </w:rPr>
        <w:t>DẠY</w:t>
      </w:r>
      <w:r w:rsidR="0099036D" w:rsidRPr="00652066">
        <w:rPr>
          <w:rFonts w:cs="Times New Roman"/>
          <w:b/>
          <w:sz w:val="24"/>
          <w:szCs w:val="24"/>
          <w:lang w:val="pt-BR"/>
        </w:rPr>
        <w:t xml:space="preserve"> </w:t>
      </w:r>
      <w:r w:rsidR="00ED7643" w:rsidRPr="00652066">
        <w:rPr>
          <w:rFonts w:cs="Times New Roman"/>
          <w:b/>
          <w:sz w:val="24"/>
          <w:szCs w:val="24"/>
          <w:lang w:val="pt-BR"/>
        </w:rPr>
        <w:t>HỌC</w:t>
      </w:r>
      <w:r w:rsidR="00AB0052" w:rsidRPr="00652066">
        <w:rPr>
          <w:rFonts w:cs="Times New Roman"/>
          <w:b/>
          <w:sz w:val="24"/>
          <w:szCs w:val="24"/>
          <w:lang w:val="pt-BR"/>
        </w:rPr>
        <w:t xml:space="preserve"> (L</w:t>
      </w:r>
      <w:r w:rsidR="00C51912" w:rsidRPr="00652066">
        <w:rPr>
          <w:rFonts w:cs="Times New Roman"/>
          <w:b/>
          <w:sz w:val="24"/>
          <w:szCs w:val="24"/>
          <w:lang w:val="pt-BR"/>
        </w:rPr>
        <w:t xml:space="preserve">esson </w:t>
      </w:r>
      <w:r w:rsidR="00E96652" w:rsidRPr="00652066">
        <w:rPr>
          <w:rFonts w:cs="Times New Roman"/>
          <w:b/>
          <w:sz w:val="24"/>
          <w:szCs w:val="24"/>
          <w:lang w:val="pt-BR"/>
        </w:rPr>
        <w:t>P</w:t>
      </w:r>
      <w:r w:rsidR="00C51912" w:rsidRPr="00652066">
        <w:rPr>
          <w:rFonts w:cs="Times New Roman"/>
          <w:b/>
          <w:sz w:val="24"/>
          <w:szCs w:val="24"/>
          <w:lang w:val="pt-BR"/>
        </w:rPr>
        <w:t>lan</w:t>
      </w:r>
      <w:r w:rsidR="00AB0052" w:rsidRPr="00652066">
        <w:rPr>
          <w:rFonts w:cs="Times New Roman"/>
          <w:b/>
          <w:sz w:val="24"/>
          <w:szCs w:val="24"/>
          <w:lang w:val="pt-BR"/>
        </w:rPr>
        <w:t>)</w:t>
      </w:r>
    </w:p>
    <w:p w14:paraId="229887DC" w14:textId="5698CA9C" w:rsidR="00D42A54" w:rsidRPr="003263D3" w:rsidRDefault="00006EB2" w:rsidP="00ED1B53">
      <w:pPr>
        <w:spacing w:before="0" w:after="0"/>
        <w:ind w:firstLine="0"/>
        <w:jc w:val="center"/>
        <w:rPr>
          <w:rFonts w:cs="Times New Roman"/>
          <w:b/>
          <w:bCs/>
          <w:sz w:val="24"/>
          <w:szCs w:val="24"/>
        </w:rPr>
      </w:pPr>
      <w:bookmarkStart w:id="7" w:name="_Hlk86254059"/>
      <w:bookmarkStart w:id="8" w:name="_Hlk86298270"/>
      <w:r w:rsidRPr="00652066">
        <w:rPr>
          <w:rFonts w:cs="Times New Roman"/>
          <w:b/>
          <w:bCs/>
          <w:sz w:val="24"/>
          <w:szCs w:val="24"/>
        </w:rPr>
        <w:t xml:space="preserve">Bảng 4. Kế hoạch </w:t>
      </w:r>
      <w:r w:rsidR="0012168B" w:rsidRPr="00652066">
        <w:rPr>
          <w:rFonts w:cs="Times New Roman"/>
          <w:b/>
          <w:bCs/>
          <w:sz w:val="24"/>
          <w:szCs w:val="24"/>
        </w:rPr>
        <w:t xml:space="preserve">và </w:t>
      </w:r>
      <w:r w:rsidR="00964B15" w:rsidRPr="00652066">
        <w:rPr>
          <w:rFonts w:cs="Times New Roman"/>
          <w:b/>
          <w:bCs/>
          <w:sz w:val="24"/>
          <w:szCs w:val="24"/>
        </w:rPr>
        <w:t>N</w:t>
      </w:r>
      <w:r w:rsidR="0012168B" w:rsidRPr="00652066">
        <w:rPr>
          <w:rFonts w:cs="Times New Roman"/>
          <w:b/>
          <w:bCs/>
          <w:sz w:val="24"/>
          <w:szCs w:val="24"/>
        </w:rPr>
        <w:t xml:space="preserve">ội dung </w:t>
      </w:r>
      <w:bookmarkEnd w:id="7"/>
      <w:r w:rsidR="00ED7643" w:rsidRPr="0065206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2820"/>
        <w:gridCol w:w="1831"/>
        <w:gridCol w:w="5785"/>
        <w:gridCol w:w="2262"/>
        <w:gridCol w:w="1061"/>
      </w:tblGrid>
      <w:tr w:rsidR="004A78D4" w:rsidRPr="00ED1B53" w14:paraId="5405E3D1" w14:textId="77777777" w:rsidTr="00ED1B53">
        <w:trPr>
          <w:trHeight w:val="20"/>
          <w:tblHeader/>
        </w:trPr>
        <w:tc>
          <w:tcPr>
            <w:tcW w:w="0" w:type="auto"/>
            <w:shd w:val="clear" w:color="auto" w:fill="FDE9D9" w:themeFill="accent6" w:themeFillTint="33"/>
            <w:vAlign w:val="center"/>
          </w:tcPr>
          <w:bookmarkEnd w:id="8"/>
          <w:p w14:paraId="59950B20" w14:textId="4ABF37EA" w:rsidR="00A014B0" w:rsidRPr="00ED1B53" w:rsidRDefault="00A014B0"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t>Tuần</w:t>
            </w:r>
          </w:p>
        </w:tc>
        <w:tc>
          <w:tcPr>
            <w:tcW w:w="0" w:type="auto"/>
            <w:shd w:val="clear" w:color="auto" w:fill="FDE9D9" w:themeFill="accent6" w:themeFillTint="33"/>
            <w:vAlign w:val="center"/>
          </w:tcPr>
          <w:p w14:paraId="45D8B1F3" w14:textId="1921CEFF" w:rsidR="00A014B0" w:rsidRPr="00ED1B53" w:rsidRDefault="00A014B0"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ED1B53" w:rsidRDefault="00A014B0"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ED1B53" w:rsidRDefault="00A014B0"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t>Hoạt động</w:t>
            </w:r>
          </w:p>
          <w:p w14:paraId="67A2CE6C" w14:textId="6C512BBA" w:rsidR="00A014B0" w:rsidRPr="00ED1B53" w:rsidRDefault="00A014B0"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ED1B53" w:rsidRDefault="00A014B0"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ED1B53" w:rsidRDefault="007E7520"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t>CLOs</w:t>
            </w:r>
          </w:p>
        </w:tc>
      </w:tr>
      <w:tr w:rsidR="004A78D4" w:rsidRPr="00ED1B53" w14:paraId="290309B5" w14:textId="77777777" w:rsidTr="00ED1B53">
        <w:trPr>
          <w:trHeight w:val="20"/>
          <w:tblHeader/>
        </w:trPr>
        <w:tc>
          <w:tcPr>
            <w:tcW w:w="0" w:type="auto"/>
            <w:shd w:val="clear" w:color="auto" w:fill="FDE9D9" w:themeFill="accent6" w:themeFillTint="33"/>
            <w:vAlign w:val="center"/>
          </w:tcPr>
          <w:p w14:paraId="5186ECF7" w14:textId="2F0784E2" w:rsidR="00AE5B35" w:rsidRPr="00ED1B53" w:rsidRDefault="00AE5B35" w:rsidP="00ED1B53">
            <w:pPr>
              <w:widowControl w:val="0"/>
              <w:tabs>
                <w:tab w:val="left" w:pos="993"/>
              </w:tabs>
              <w:spacing w:before="0" w:after="0"/>
              <w:ind w:firstLine="0"/>
              <w:jc w:val="center"/>
              <w:rPr>
                <w:rFonts w:cs="Times New Roman"/>
                <w:sz w:val="24"/>
                <w:szCs w:val="24"/>
                <w:lang w:val="pt-BR"/>
              </w:rPr>
            </w:pPr>
            <w:r w:rsidRPr="00ED1B53">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ED1B53" w:rsidRDefault="00AE5B35" w:rsidP="00ED1B53">
            <w:pPr>
              <w:tabs>
                <w:tab w:val="left" w:pos="720"/>
              </w:tabs>
              <w:spacing w:before="0" w:after="0"/>
              <w:ind w:firstLine="0"/>
              <w:jc w:val="center"/>
              <w:rPr>
                <w:rFonts w:cs="Times New Roman"/>
                <w:sz w:val="24"/>
                <w:szCs w:val="24"/>
                <w:lang w:val="pt-BR"/>
              </w:rPr>
            </w:pPr>
            <w:r w:rsidRPr="00ED1B53">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ED1B53" w:rsidRDefault="00AE5B35" w:rsidP="00ED1B53">
            <w:pPr>
              <w:tabs>
                <w:tab w:val="left" w:pos="720"/>
              </w:tabs>
              <w:spacing w:before="0" w:after="0"/>
              <w:ind w:firstLine="0"/>
              <w:jc w:val="center"/>
              <w:rPr>
                <w:rFonts w:cs="Times New Roman"/>
                <w:sz w:val="24"/>
                <w:szCs w:val="24"/>
                <w:lang w:val="pt-BR"/>
              </w:rPr>
            </w:pPr>
            <w:r w:rsidRPr="00ED1B53">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ED1B53" w:rsidRDefault="00AE5B35" w:rsidP="00ED1B53">
            <w:pPr>
              <w:tabs>
                <w:tab w:val="left" w:pos="720"/>
              </w:tabs>
              <w:spacing w:before="0" w:after="0"/>
              <w:ind w:firstLine="0"/>
              <w:jc w:val="center"/>
              <w:rPr>
                <w:rFonts w:cs="Times New Roman"/>
                <w:sz w:val="24"/>
                <w:szCs w:val="24"/>
                <w:lang w:val="pt-BR"/>
              </w:rPr>
            </w:pPr>
            <w:r w:rsidRPr="00ED1B53">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ED1B53" w:rsidRDefault="00AE5B35"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t>[5]</w:t>
            </w:r>
          </w:p>
        </w:tc>
        <w:tc>
          <w:tcPr>
            <w:tcW w:w="0" w:type="auto"/>
            <w:shd w:val="clear" w:color="auto" w:fill="FDE9D9" w:themeFill="accent6" w:themeFillTint="33"/>
            <w:vAlign w:val="center"/>
          </w:tcPr>
          <w:p w14:paraId="02AC59F0" w14:textId="3BE346D9" w:rsidR="00AE5B35" w:rsidRPr="00ED1B53" w:rsidRDefault="00AE5B35" w:rsidP="00ED1B53">
            <w:pPr>
              <w:tabs>
                <w:tab w:val="left" w:pos="720"/>
              </w:tabs>
              <w:spacing w:before="0" w:after="0"/>
              <w:ind w:firstLine="0"/>
              <w:jc w:val="center"/>
              <w:rPr>
                <w:rFonts w:cs="Times New Roman"/>
                <w:sz w:val="24"/>
                <w:szCs w:val="24"/>
                <w:lang w:val="pt-BR"/>
              </w:rPr>
            </w:pPr>
            <w:r w:rsidRPr="00ED1B53">
              <w:rPr>
                <w:rFonts w:cs="Times New Roman"/>
                <w:sz w:val="24"/>
                <w:szCs w:val="24"/>
                <w:lang w:val="pt-BR"/>
              </w:rPr>
              <w:t>[6]</w:t>
            </w:r>
          </w:p>
        </w:tc>
      </w:tr>
      <w:tr w:rsidR="004A78D4" w:rsidRPr="00ED1B53" w14:paraId="097FB129" w14:textId="77777777" w:rsidTr="00ED1B53">
        <w:trPr>
          <w:trHeight w:val="20"/>
        </w:trPr>
        <w:tc>
          <w:tcPr>
            <w:tcW w:w="0" w:type="auto"/>
            <w:shd w:val="clear" w:color="auto" w:fill="auto"/>
            <w:vAlign w:val="center"/>
          </w:tcPr>
          <w:p w14:paraId="094F4396" w14:textId="46BB09A1" w:rsidR="006E40C7" w:rsidRPr="00ED1B53" w:rsidRDefault="006E40C7" w:rsidP="00ED1B53">
            <w:pPr>
              <w:widowControl w:val="0"/>
              <w:tabs>
                <w:tab w:val="left" w:pos="993"/>
              </w:tabs>
              <w:spacing w:before="0" w:after="0"/>
              <w:ind w:firstLine="0"/>
              <w:jc w:val="center"/>
              <w:rPr>
                <w:rFonts w:cs="Times New Roman"/>
                <w:b/>
                <w:bCs/>
                <w:sz w:val="24"/>
                <w:szCs w:val="24"/>
              </w:rPr>
            </w:pPr>
            <w:r w:rsidRPr="00ED1B53">
              <w:rPr>
                <w:rFonts w:cs="Times New Roman"/>
                <w:b/>
                <w:bCs/>
                <w:sz w:val="24"/>
                <w:szCs w:val="24"/>
                <w:lang w:val="pt-BR"/>
              </w:rPr>
              <w:t>1</w:t>
            </w:r>
          </w:p>
        </w:tc>
        <w:tc>
          <w:tcPr>
            <w:tcW w:w="0" w:type="auto"/>
            <w:shd w:val="clear" w:color="auto" w:fill="auto"/>
          </w:tcPr>
          <w:p w14:paraId="106D3358" w14:textId="77777777" w:rsidR="006E40C7" w:rsidRPr="00ED1B53" w:rsidRDefault="006E40C7" w:rsidP="00ED1B53">
            <w:pPr>
              <w:tabs>
                <w:tab w:val="left" w:pos="720"/>
              </w:tabs>
              <w:spacing w:before="0" w:after="0"/>
              <w:ind w:firstLine="0"/>
              <w:rPr>
                <w:rFonts w:cs="Times New Roman"/>
                <w:b/>
                <w:bCs/>
                <w:sz w:val="24"/>
                <w:szCs w:val="24"/>
                <w:lang w:val="pt-BR"/>
              </w:rPr>
            </w:pPr>
            <w:r w:rsidRPr="00ED1B53">
              <w:rPr>
                <w:rFonts w:cs="Times New Roman"/>
                <w:b/>
                <w:bCs/>
                <w:sz w:val="24"/>
                <w:szCs w:val="24"/>
                <w:lang w:val="pt-BR"/>
              </w:rPr>
              <w:t xml:space="preserve">Lecture 1. </w:t>
            </w:r>
          </w:p>
          <w:p w14:paraId="4C784156" w14:textId="60C4B2B4" w:rsidR="0055037C" w:rsidRPr="00ED1B53" w:rsidRDefault="006E40C7" w:rsidP="00ED1B53">
            <w:pPr>
              <w:tabs>
                <w:tab w:val="left" w:pos="720"/>
              </w:tabs>
              <w:spacing w:before="0" w:after="0"/>
              <w:ind w:firstLine="0"/>
              <w:rPr>
                <w:rFonts w:cs="Times New Roman"/>
                <w:sz w:val="24"/>
                <w:szCs w:val="24"/>
                <w:lang w:val="pt-BR"/>
              </w:rPr>
            </w:pPr>
            <w:r w:rsidRPr="00ED1B53">
              <w:rPr>
                <w:rFonts w:cs="Times New Roman"/>
                <w:b/>
                <w:bCs/>
                <w:sz w:val="24"/>
                <w:szCs w:val="24"/>
                <w:lang w:val="pt-BR"/>
              </w:rPr>
              <w:t>Bài</w:t>
            </w:r>
            <w:r w:rsidR="00500597" w:rsidRPr="00ED1B53">
              <w:rPr>
                <w:rFonts w:cs="Times New Roman"/>
                <w:b/>
                <w:bCs/>
                <w:sz w:val="24"/>
                <w:szCs w:val="24"/>
                <w:lang w:val="pt-BR"/>
              </w:rPr>
              <w:t xml:space="preserve"> mở đầu</w:t>
            </w:r>
          </w:p>
          <w:p w14:paraId="5B061B52" w14:textId="5913012A" w:rsidR="006E40C7"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xml:space="preserve">1.1. </w:t>
            </w:r>
            <w:r w:rsidR="00500597" w:rsidRPr="00ED1B53">
              <w:rPr>
                <w:rFonts w:cs="Times New Roman"/>
                <w:sz w:val="24"/>
                <w:szCs w:val="24"/>
                <w:lang w:val="pt-BR"/>
              </w:rPr>
              <w:t>Giới thiệu về phân tích dữ liệu</w:t>
            </w:r>
          </w:p>
          <w:p w14:paraId="40E07B9A" w14:textId="78007C17" w:rsidR="006E40C7" w:rsidRPr="00ED1B53" w:rsidRDefault="006E40C7" w:rsidP="00ED1B53">
            <w:pPr>
              <w:widowControl w:val="0"/>
              <w:tabs>
                <w:tab w:val="left" w:pos="993"/>
              </w:tabs>
              <w:spacing w:before="0" w:after="0"/>
              <w:ind w:firstLine="0"/>
              <w:rPr>
                <w:rFonts w:cs="Times New Roman"/>
                <w:b/>
                <w:sz w:val="24"/>
                <w:szCs w:val="24"/>
              </w:rPr>
            </w:pPr>
            <w:r w:rsidRPr="00ED1B53">
              <w:rPr>
                <w:rFonts w:cs="Times New Roman"/>
                <w:sz w:val="24"/>
                <w:szCs w:val="24"/>
                <w:lang w:val="pt-BR"/>
              </w:rPr>
              <w:t xml:space="preserve">1.2. </w:t>
            </w:r>
            <w:r w:rsidR="003110EC" w:rsidRPr="00ED1B53">
              <w:rPr>
                <w:rFonts w:cs="Times New Roman"/>
                <w:sz w:val="24"/>
                <w:szCs w:val="24"/>
                <w:lang w:val="pt-BR"/>
              </w:rPr>
              <w:t xml:space="preserve">Giới thiệu về </w:t>
            </w:r>
            <w:r w:rsidR="00121039" w:rsidRPr="00ED1B53">
              <w:rPr>
                <w:rFonts w:cs="Times New Roman"/>
                <w:sz w:val="24"/>
                <w:szCs w:val="24"/>
                <w:lang w:val="pt-BR"/>
              </w:rPr>
              <w:t xml:space="preserve">phần mềm </w:t>
            </w:r>
            <w:r w:rsidRPr="00ED1B53">
              <w:rPr>
                <w:rFonts w:cs="Times New Roman"/>
                <w:sz w:val="24"/>
                <w:szCs w:val="24"/>
                <w:lang w:val="pt-BR"/>
              </w:rPr>
              <w:t xml:space="preserve">1.3. </w:t>
            </w:r>
            <w:r w:rsidR="003110EC" w:rsidRPr="00ED1B53">
              <w:rPr>
                <w:rFonts w:cs="Times New Roman"/>
                <w:sz w:val="24"/>
                <w:szCs w:val="24"/>
                <w:lang w:val="pt-BR"/>
              </w:rPr>
              <w:t>Số liệu dùng trong phân tích dữ liệu</w:t>
            </w:r>
          </w:p>
        </w:tc>
        <w:tc>
          <w:tcPr>
            <w:tcW w:w="0" w:type="auto"/>
          </w:tcPr>
          <w:p w14:paraId="6C2F74BD" w14:textId="4FD092D5" w:rsidR="006E40C7" w:rsidRPr="00ED1B53" w:rsidRDefault="0032048C" w:rsidP="00ED1B53">
            <w:pPr>
              <w:tabs>
                <w:tab w:val="left" w:pos="720"/>
              </w:tabs>
              <w:spacing w:before="0" w:after="0"/>
              <w:ind w:firstLine="0"/>
              <w:rPr>
                <w:rFonts w:cs="Times New Roman"/>
                <w:sz w:val="24"/>
                <w:szCs w:val="24"/>
                <w:lang w:val="pt-BR"/>
              </w:rPr>
            </w:pPr>
            <w:r w:rsidRPr="00ED1B53">
              <w:rPr>
                <w:rFonts w:cs="Times New Roman"/>
                <w:sz w:val="24"/>
                <w:szCs w:val="24"/>
                <w:lang w:val="pt-BR"/>
              </w:rPr>
              <w:t>[1] Giới thiệu, Phụ lục A</w:t>
            </w:r>
          </w:p>
          <w:p w14:paraId="5E7514ED" w14:textId="77777777" w:rsidR="00123812" w:rsidRPr="00ED1B53" w:rsidRDefault="0055037C" w:rsidP="00ED1B53">
            <w:pPr>
              <w:tabs>
                <w:tab w:val="left" w:pos="720"/>
              </w:tabs>
              <w:spacing w:before="0" w:after="0"/>
              <w:ind w:firstLine="0"/>
              <w:rPr>
                <w:rFonts w:cs="Times New Roman"/>
                <w:sz w:val="24"/>
                <w:szCs w:val="24"/>
                <w:lang w:val="pt-BR"/>
              </w:rPr>
            </w:pPr>
            <w:r w:rsidRPr="00ED1B53">
              <w:rPr>
                <w:rFonts w:cs="Times New Roman"/>
                <w:sz w:val="24"/>
                <w:szCs w:val="24"/>
                <w:lang w:val="pt-BR"/>
              </w:rPr>
              <w:t xml:space="preserve">[2] </w:t>
            </w:r>
            <w:r w:rsidR="003110EC" w:rsidRPr="00ED1B53">
              <w:rPr>
                <w:rFonts w:cs="Times New Roman"/>
                <w:sz w:val="24"/>
                <w:szCs w:val="24"/>
                <w:lang w:val="pt-BR"/>
              </w:rPr>
              <w:t xml:space="preserve">Slide </w:t>
            </w:r>
            <w:r w:rsidR="00123812" w:rsidRPr="00ED1B53">
              <w:rPr>
                <w:rFonts w:cs="Times New Roman"/>
                <w:sz w:val="24"/>
                <w:szCs w:val="24"/>
                <w:lang w:val="pt-BR"/>
              </w:rPr>
              <w:t>bài giảng</w:t>
            </w:r>
          </w:p>
          <w:p w14:paraId="67198320" w14:textId="12B64DEE" w:rsidR="0055037C" w:rsidRPr="00ED1B53" w:rsidRDefault="00123812" w:rsidP="00ED1B53">
            <w:pPr>
              <w:tabs>
                <w:tab w:val="left" w:pos="720"/>
              </w:tabs>
              <w:spacing w:before="0" w:after="0"/>
              <w:ind w:firstLine="0"/>
              <w:rPr>
                <w:rFonts w:cs="Times New Roman"/>
                <w:sz w:val="24"/>
                <w:szCs w:val="24"/>
                <w:lang w:val="pt-BR"/>
              </w:rPr>
            </w:pPr>
            <w:r w:rsidRPr="00ED1B53">
              <w:rPr>
                <w:rFonts w:cs="Times New Roman"/>
                <w:sz w:val="24"/>
                <w:szCs w:val="24"/>
                <w:lang w:val="pt-BR"/>
              </w:rPr>
              <w:t>[3] Đề cương học phần</w:t>
            </w:r>
            <w:r w:rsidR="0055037C" w:rsidRPr="00ED1B53">
              <w:rPr>
                <w:rFonts w:cs="Times New Roman"/>
                <w:sz w:val="24"/>
                <w:szCs w:val="24"/>
                <w:lang w:val="pt-BR"/>
              </w:rPr>
              <w:t xml:space="preserve"> </w:t>
            </w:r>
          </w:p>
          <w:p w14:paraId="40875EC3" w14:textId="2DCA1960" w:rsidR="00547CE5" w:rsidRPr="00ED1B53" w:rsidRDefault="00547CE5" w:rsidP="00ED1B53">
            <w:pPr>
              <w:tabs>
                <w:tab w:val="left" w:pos="720"/>
              </w:tabs>
              <w:spacing w:before="0" w:after="0"/>
              <w:ind w:firstLine="0"/>
              <w:rPr>
                <w:rFonts w:cs="Times New Roman"/>
                <w:sz w:val="24"/>
                <w:szCs w:val="24"/>
                <w:lang w:val="pt-BR"/>
              </w:rPr>
            </w:pPr>
          </w:p>
          <w:p w14:paraId="57EA8023" w14:textId="77777777" w:rsidR="0055037C" w:rsidRPr="00ED1B53" w:rsidRDefault="0055037C" w:rsidP="00ED1B53">
            <w:pPr>
              <w:tabs>
                <w:tab w:val="left" w:pos="720"/>
              </w:tabs>
              <w:spacing w:before="0" w:after="0"/>
              <w:ind w:firstLine="0"/>
              <w:rPr>
                <w:rFonts w:cs="Times New Roman"/>
                <w:sz w:val="24"/>
                <w:szCs w:val="24"/>
                <w:lang w:val="pt-BR"/>
              </w:rPr>
            </w:pPr>
          </w:p>
          <w:p w14:paraId="7EF29FEE" w14:textId="77777777" w:rsidR="006E40C7" w:rsidRPr="00ED1B53" w:rsidRDefault="006E40C7" w:rsidP="00ED1B53">
            <w:pPr>
              <w:tabs>
                <w:tab w:val="left" w:pos="720"/>
              </w:tabs>
              <w:spacing w:before="0" w:after="0"/>
              <w:ind w:firstLine="0"/>
              <w:rPr>
                <w:rFonts w:cs="Times New Roman"/>
                <w:b/>
                <w:sz w:val="24"/>
                <w:szCs w:val="24"/>
              </w:rPr>
            </w:pPr>
          </w:p>
        </w:tc>
        <w:tc>
          <w:tcPr>
            <w:tcW w:w="0" w:type="auto"/>
            <w:shd w:val="clear" w:color="auto" w:fill="auto"/>
          </w:tcPr>
          <w:p w14:paraId="6655B88B" w14:textId="77777777" w:rsidR="006E40C7" w:rsidRPr="00ED1B53" w:rsidRDefault="006E40C7" w:rsidP="00ED1B53">
            <w:pPr>
              <w:tabs>
                <w:tab w:val="left" w:pos="720"/>
              </w:tabs>
              <w:spacing w:before="0" w:after="0"/>
              <w:ind w:firstLine="0"/>
              <w:rPr>
                <w:rFonts w:cs="Times New Roman"/>
                <w:b/>
                <w:bCs/>
                <w:sz w:val="24"/>
                <w:szCs w:val="24"/>
                <w:lang w:val="pt-BR"/>
              </w:rPr>
            </w:pPr>
            <w:r w:rsidRPr="00ED1B53">
              <w:rPr>
                <w:rFonts w:cs="Times New Roman"/>
                <w:b/>
                <w:bCs/>
                <w:sz w:val="24"/>
                <w:szCs w:val="24"/>
                <w:lang w:val="pt-BR"/>
              </w:rPr>
              <w:t>Giảng viên</w:t>
            </w:r>
          </w:p>
          <w:p w14:paraId="01959E64" w14:textId="3383B70F" w:rsidR="006E40C7"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Giới thiệu đề cương, giáo trình, tài liệu tham khảo, phần mềm, slide</w:t>
            </w:r>
            <w:r w:rsidR="006856D2" w:rsidRPr="00ED1B53">
              <w:rPr>
                <w:rFonts w:cs="Times New Roman"/>
                <w:sz w:val="24"/>
                <w:szCs w:val="24"/>
                <w:lang w:val="pt-BR"/>
              </w:rPr>
              <w:t>...</w:t>
            </w:r>
          </w:p>
          <w:p w14:paraId="63EA1966" w14:textId="7E18B62D" w:rsidR="006E40C7"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xml:space="preserve">- Giảng lý thuyết theo nội dung </w:t>
            </w:r>
            <w:r w:rsidR="00547CE5" w:rsidRPr="00ED1B53">
              <w:rPr>
                <w:rFonts w:cs="Times New Roman"/>
                <w:sz w:val="24"/>
                <w:szCs w:val="24"/>
                <w:lang w:val="pt-BR"/>
              </w:rPr>
              <w:t xml:space="preserve">Bài giảng / </w:t>
            </w:r>
            <w:r w:rsidRPr="00ED1B53">
              <w:rPr>
                <w:rFonts w:cs="Times New Roman"/>
                <w:sz w:val="24"/>
                <w:szCs w:val="24"/>
                <w:lang w:val="pt-BR"/>
              </w:rPr>
              <w:t>slide</w:t>
            </w:r>
          </w:p>
          <w:p w14:paraId="129EA7D6" w14:textId="53DA9FD0" w:rsidR="006E40C7"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Hướng dẫn đọc giáo trình, tài liệu tham khảo</w:t>
            </w:r>
          </w:p>
          <w:p w14:paraId="6B996E91" w14:textId="478520B0" w:rsidR="006E40C7"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xml:space="preserve">- Yêu cầu sinh viên xem lại kiến thức các </w:t>
            </w:r>
            <w:r w:rsidR="006856D2" w:rsidRPr="00ED1B53">
              <w:rPr>
                <w:rFonts w:cs="Times New Roman"/>
                <w:sz w:val="24"/>
                <w:szCs w:val="24"/>
                <w:lang w:val="pt-BR"/>
              </w:rPr>
              <w:t>học phần</w:t>
            </w:r>
            <w:r w:rsidRPr="00ED1B53">
              <w:rPr>
                <w:rFonts w:cs="Times New Roman"/>
                <w:sz w:val="24"/>
                <w:szCs w:val="24"/>
                <w:lang w:val="pt-BR"/>
              </w:rPr>
              <w:t xml:space="preserve"> tiên quyết</w:t>
            </w:r>
          </w:p>
          <w:p w14:paraId="6343792E" w14:textId="6A01D7F9" w:rsidR="007B7476"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Yêu cầu sinh viên xem trước ví dụ, câu hỏi, bài tập dành cho seminar 1</w:t>
            </w:r>
            <w:r w:rsidR="003110EC" w:rsidRPr="00ED1B53">
              <w:rPr>
                <w:rFonts w:cs="Times New Roman"/>
                <w:sz w:val="24"/>
                <w:szCs w:val="24"/>
                <w:lang w:val="pt-BR"/>
              </w:rPr>
              <w:t>.</w:t>
            </w:r>
          </w:p>
          <w:p w14:paraId="70E1E73F" w14:textId="77777777" w:rsidR="006E40C7" w:rsidRPr="00ED1B53" w:rsidRDefault="006E40C7" w:rsidP="00ED1B53">
            <w:pPr>
              <w:tabs>
                <w:tab w:val="left" w:pos="720"/>
              </w:tabs>
              <w:spacing w:before="0" w:after="0"/>
              <w:ind w:firstLine="0"/>
              <w:rPr>
                <w:rFonts w:cs="Times New Roman"/>
                <w:b/>
                <w:bCs/>
                <w:sz w:val="24"/>
                <w:szCs w:val="24"/>
                <w:lang w:val="pt-BR"/>
              </w:rPr>
            </w:pPr>
            <w:r w:rsidRPr="00ED1B53">
              <w:rPr>
                <w:rFonts w:cs="Times New Roman"/>
                <w:b/>
                <w:bCs/>
                <w:sz w:val="24"/>
                <w:szCs w:val="24"/>
                <w:lang w:val="pt-BR"/>
              </w:rPr>
              <w:t>Sinh viên</w:t>
            </w:r>
          </w:p>
          <w:p w14:paraId="2571484F" w14:textId="77777777" w:rsidR="006E40C7"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Xem trước đề cương</w:t>
            </w:r>
          </w:p>
          <w:p w14:paraId="05EFD240" w14:textId="77777777" w:rsidR="006E40C7" w:rsidRPr="00ED1B53" w:rsidRDefault="006E40C7" w:rsidP="00ED1B53">
            <w:pPr>
              <w:tabs>
                <w:tab w:val="left" w:pos="720"/>
              </w:tabs>
              <w:spacing w:before="0" w:after="0"/>
              <w:ind w:firstLine="0"/>
              <w:rPr>
                <w:rFonts w:cs="Times New Roman"/>
                <w:sz w:val="24"/>
                <w:szCs w:val="24"/>
                <w:lang w:val="pt-BR"/>
              </w:rPr>
            </w:pPr>
            <w:r w:rsidRPr="00ED1B53">
              <w:rPr>
                <w:rFonts w:cs="Times New Roman"/>
                <w:sz w:val="24"/>
                <w:szCs w:val="24"/>
                <w:lang w:val="pt-BR"/>
              </w:rPr>
              <w:t xml:space="preserve">- Đọc các tài liệu </w:t>
            </w:r>
          </w:p>
          <w:p w14:paraId="1E966B1A" w14:textId="5C6182AB" w:rsidR="006E40C7" w:rsidRPr="00ED1B53" w:rsidRDefault="006E40C7" w:rsidP="00ED1B53">
            <w:pPr>
              <w:widowControl w:val="0"/>
              <w:tabs>
                <w:tab w:val="left" w:pos="993"/>
              </w:tabs>
              <w:spacing w:before="0" w:after="0"/>
              <w:ind w:firstLine="0"/>
              <w:rPr>
                <w:rFonts w:cs="Times New Roman"/>
                <w:b/>
                <w:sz w:val="24"/>
                <w:szCs w:val="24"/>
              </w:rPr>
            </w:pPr>
            <w:r w:rsidRPr="00ED1B53">
              <w:rPr>
                <w:rFonts w:cs="Times New Roman"/>
                <w:sz w:val="24"/>
                <w:szCs w:val="24"/>
                <w:lang w:val="pt-BR"/>
              </w:rPr>
              <w:t>- Xem lại các kiến thức của học phần tiên quyết</w:t>
            </w:r>
          </w:p>
        </w:tc>
        <w:tc>
          <w:tcPr>
            <w:tcW w:w="0" w:type="auto"/>
            <w:shd w:val="clear" w:color="auto" w:fill="auto"/>
            <w:vAlign w:val="center"/>
          </w:tcPr>
          <w:p w14:paraId="72844F49"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Giảng viên</w:t>
            </w:r>
          </w:p>
          <w:p w14:paraId="58E288E5"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Giảng lý thuyết theo nội dung slide lecture 1</w:t>
            </w:r>
          </w:p>
          <w:p w14:paraId="05AAB042"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00387925"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118C3784"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Yêu cầu sinh viên xem trước ví dụ, câu hỏi, bài tập dành cho seminar 1</w:t>
            </w:r>
          </w:p>
          <w:p w14:paraId="4B3A89D6"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Sinh viên</w:t>
            </w:r>
          </w:p>
          <w:p w14:paraId="1FC6B882"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25A11025"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p w14:paraId="0B977C0C" w14:textId="77777777" w:rsidR="006E40C7" w:rsidRPr="00ED1B53" w:rsidRDefault="006E40C7" w:rsidP="00ED1B53">
            <w:pPr>
              <w:widowControl w:val="0"/>
              <w:tabs>
                <w:tab w:val="left" w:pos="993"/>
              </w:tabs>
              <w:spacing w:before="0" w:after="0"/>
              <w:ind w:firstLine="0"/>
              <w:rPr>
                <w:rFonts w:cs="Times New Roman"/>
                <w:b/>
                <w:sz w:val="24"/>
                <w:szCs w:val="24"/>
              </w:rPr>
            </w:pPr>
          </w:p>
        </w:tc>
        <w:tc>
          <w:tcPr>
            <w:tcW w:w="0" w:type="auto"/>
            <w:vAlign w:val="center"/>
          </w:tcPr>
          <w:p w14:paraId="78C9FD0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77FDA42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31B6544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3ACAE222" w14:textId="20A95714"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1B7E6725" w14:textId="7344A43E"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145205C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29B3509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7610CF04" w14:textId="4BA0CB1C" w:rsidR="0053230D" w:rsidRPr="00ED1B53" w:rsidRDefault="0053230D" w:rsidP="00ED1B53">
            <w:pPr>
              <w:widowControl w:val="0"/>
              <w:spacing w:before="0" w:after="0"/>
              <w:ind w:firstLine="0"/>
              <w:jc w:val="center"/>
              <w:rPr>
                <w:rFonts w:cs="Times New Roman"/>
                <w:sz w:val="24"/>
                <w:szCs w:val="24"/>
              </w:rPr>
            </w:pPr>
          </w:p>
          <w:p w14:paraId="4D7E834B" w14:textId="1A20066D" w:rsidR="00AB12D5" w:rsidRPr="00ED1B53" w:rsidRDefault="00AB12D5" w:rsidP="00ED1B53">
            <w:pPr>
              <w:widowControl w:val="0"/>
              <w:tabs>
                <w:tab w:val="left" w:pos="993"/>
              </w:tabs>
              <w:spacing w:before="0" w:after="0"/>
              <w:ind w:firstLine="0"/>
              <w:jc w:val="center"/>
              <w:rPr>
                <w:rFonts w:cs="Times New Roman"/>
                <w:b/>
                <w:sz w:val="24"/>
                <w:szCs w:val="24"/>
              </w:rPr>
            </w:pPr>
          </w:p>
        </w:tc>
      </w:tr>
      <w:tr w:rsidR="004A78D4" w:rsidRPr="00ED1B53" w14:paraId="23B99E7E" w14:textId="77777777" w:rsidTr="00ED1B53">
        <w:trPr>
          <w:trHeight w:val="20"/>
        </w:trPr>
        <w:tc>
          <w:tcPr>
            <w:tcW w:w="0" w:type="auto"/>
            <w:shd w:val="clear" w:color="auto" w:fill="auto"/>
            <w:vAlign w:val="center"/>
          </w:tcPr>
          <w:p w14:paraId="7E89E8F1" w14:textId="2D98EADB" w:rsidR="00D8586C" w:rsidRPr="00ED1B53" w:rsidRDefault="00D8586C" w:rsidP="00ED1B53">
            <w:pPr>
              <w:widowControl w:val="0"/>
              <w:tabs>
                <w:tab w:val="left" w:pos="993"/>
              </w:tabs>
              <w:spacing w:before="0" w:after="0"/>
              <w:ind w:firstLine="0"/>
              <w:jc w:val="center"/>
              <w:rPr>
                <w:rFonts w:cs="Times New Roman"/>
                <w:b/>
                <w:sz w:val="24"/>
                <w:szCs w:val="24"/>
              </w:rPr>
            </w:pPr>
            <w:r w:rsidRPr="00ED1B53">
              <w:rPr>
                <w:rFonts w:cs="Times New Roman"/>
                <w:b/>
                <w:sz w:val="24"/>
                <w:szCs w:val="24"/>
              </w:rPr>
              <w:lastRenderedPageBreak/>
              <w:t>2</w:t>
            </w:r>
          </w:p>
        </w:tc>
        <w:tc>
          <w:tcPr>
            <w:tcW w:w="0" w:type="auto"/>
            <w:shd w:val="clear" w:color="auto" w:fill="auto"/>
          </w:tcPr>
          <w:p w14:paraId="6D09766D" w14:textId="77777777" w:rsidR="00D8586C" w:rsidRPr="00ED1B53" w:rsidRDefault="00D8586C" w:rsidP="00ED1B53">
            <w:pPr>
              <w:tabs>
                <w:tab w:val="left" w:pos="720"/>
              </w:tabs>
              <w:spacing w:before="0" w:after="0"/>
              <w:ind w:firstLine="0"/>
              <w:rPr>
                <w:rFonts w:cs="Times New Roman"/>
                <w:b/>
                <w:bCs/>
                <w:sz w:val="24"/>
                <w:szCs w:val="24"/>
                <w:lang w:val="pt-BR"/>
              </w:rPr>
            </w:pPr>
            <w:r w:rsidRPr="00ED1B53">
              <w:rPr>
                <w:rFonts w:cs="Times New Roman"/>
                <w:b/>
                <w:bCs/>
                <w:sz w:val="24"/>
                <w:szCs w:val="24"/>
                <w:lang w:val="pt-BR"/>
              </w:rPr>
              <w:t>Seminar 1</w:t>
            </w:r>
          </w:p>
          <w:p w14:paraId="1F113826" w14:textId="0E3DC097" w:rsidR="00D8586C" w:rsidRPr="00ED1B53" w:rsidRDefault="00F67517" w:rsidP="00ED1B53">
            <w:pPr>
              <w:tabs>
                <w:tab w:val="left" w:pos="720"/>
              </w:tabs>
              <w:spacing w:before="0" w:after="0"/>
              <w:ind w:firstLine="0"/>
              <w:rPr>
                <w:rFonts w:cs="Times New Roman"/>
                <w:sz w:val="24"/>
                <w:szCs w:val="24"/>
                <w:lang w:val="pt-BR"/>
              </w:rPr>
            </w:pPr>
            <w:r w:rsidRPr="00ED1B53">
              <w:rPr>
                <w:rFonts w:cs="Times New Roman"/>
                <w:sz w:val="24"/>
                <w:szCs w:val="24"/>
                <w:lang w:val="pt-BR"/>
              </w:rPr>
              <w:t>- Tóm tắt kiến thức cơ bản về toán và thống kê</w:t>
            </w:r>
          </w:p>
          <w:p w14:paraId="72120857" w14:textId="26474521" w:rsidR="00F67517" w:rsidRPr="00ED1B53" w:rsidRDefault="00F67517" w:rsidP="00ED1B53">
            <w:pPr>
              <w:tabs>
                <w:tab w:val="left" w:pos="720"/>
              </w:tabs>
              <w:spacing w:before="0" w:after="0"/>
              <w:ind w:firstLine="0"/>
              <w:rPr>
                <w:rFonts w:cs="Times New Roman"/>
                <w:sz w:val="24"/>
                <w:szCs w:val="24"/>
                <w:lang w:val="pt-BR"/>
              </w:rPr>
            </w:pPr>
            <w:r w:rsidRPr="00ED1B53">
              <w:rPr>
                <w:rFonts w:cs="Times New Roman"/>
                <w:sz w:val="24"/>
                <w:szCs w:val="24"/>
                <w:lang w:val="pt-BR"/>
              </w:rPr>
              <w:t xml:space="preserve">- Hướng dẫn </w:t>
            </w:r>
            <w:r w:rsidR="00B4479C" w:rsidRPr="00ED1B53">
              <w:rPr>
                <w:rFonts w:cs="Times New Roman"/>
                <w:sz w:val="24"/>
                <w:szCs w:val="24"/>
                <w:lang w:val="pt-BR"/>
              </w:rPr>
              <w:t xml:space="preserve">cài đặt </w:t>
            </w:r>
            <w:r w:rsidRPr="00ED1B53">
              <w:rPr>
                <w:rFonts w:cs="Times New Roman"/>
                <w:sz w:val="24"/>
                <w:szCs w:val="24"/>
                <w:lang w:val="pt-BR"/>
              </w:rPr>
              <w:t>phần mềm R</w:t>
            </w:r>
            <w:r w:rsidR="00B4479C" w:rsidRPr="00ED1B53">
              <w:rPr>
                <w:rFonts w:cs="Times New Roman"/>
                <w:sz w:val="24"/>
                <w:szCs w:val="24"/>
                <w:lang w:val="pt-BR"/>
              </w:rPr>
              <w:t xml:space="preserve"> và các gói cơ bản trong R.</w:t>
            </w:r>
          </w:p>
          <w:p w14:paraId="72A3C9B7" w14:textId="5E9951B5" w:rsidR="00D8586C" w:rsidRPr="00ED1B53" w:rsidRDefault="00F67517" w:rsidP="00ED1B53">
            <w:pPr>
              <w:tabs>
                <w:tab w:val="left" w:pos="720"/>
              </w:tabs>
              <w:spacing w:before="0" w:after="0"/>
              <w:ind w:firstLine="0"/>
              <w:rPr>
                <w:rFonts w:cs="Times New Roman"/>
                <w:sz w:val="24"/>
                <w:szCs w:val="24"/>
                <w:lang w:val="pt-BR"/>
              </w:rPr>
            </w:pPr>
            <w:r w:rsidRPr="00ED1B53">
              <w:rPr>
                <w:rFonts w:cs="Times New Roman"/>
                <w:sz w:val="24"/>
                <w:szCs w:val="24"/>
                <w:lang w:val="pt-BR"/>
              </w:rPr>
              <w:t>- Hướng dẫn phương thức làm bài tập nhóm</w:t>
            </w:r>
          </w:p>
          <w:p w14:paraId="0BBA709F" w14:textId="1B8873BF" w:rsidR="00D8586C" w:rsidRPr="00ED1B53" w:rsidRDefault="00D8586C" w:rsidP="00ED1B53">
            <w:pPr>
              <w:tabs>
                <w:tab w:val="left" w:pos="720"/>
              </w:tabs>
              <w:spacing w:before="0" w:after="0"/>
              <w:ind w:firstLine="0"/>
              <w:rPr>
                <w:rFonts w:cs="Times New Roman"/>
                <w:b/>
                <w:sz w:val="24"/>
                <w:szCs w:val="24"/>
              </w:rPr>
            </w:pPr>
          </w:p>
        </w:tc>
        <w:tc>
          <w:tcPr>
            <w:tcW w:w="0" w:type="auto"/>
          </w:tcPr>
          <w:p w14:paraId="2E46BE59" w14:textId="33392EBA" w:rsidR="00D8586C" w:rsidRPr="00ED1B53" w:rsidRDefault="00D8586C" w:rsidP="00ED1B53">
            <w:pPr>
              <w:tabs>
                <w:tab w:val="left" w:pos="720"/>
              </w:tabs>
              <w:spacing w:before="0" w:after="0"/>
              <w:ind w:firstLine="0"/>
              <w:rPr>
                <w:rFonts w:cs="Times New Roman"/>
                <w:sz w:val="24"/>
                <w:szCs w:val="24"/>
                <w:lang w:val="pt-BR"/>
              </w:rPr>
            </w:pPr>
            <w:r w:rsidRPr="00ED1B53">
              <w:rPr>
                <w:rFonts w:cs="Times New Roman"/>
                <w:sz w:val="24"/>
                <w:szCs w:val="24"/>
                <w:lang w:val="pt-BR"/>
              </w:rPr>
              <w:t xml:space="preserve">[1] </w:t>
            </w:r>
            <w:r w:rsidR="0032048C" w:rsidRPr="00ED1B53">
              <w:rPr>
                <w:rFonts w:cs="Times New Roman"/>
                <w:sz w:val="24"/>
                <w:szCs w:val="24"/>
                <w:lang w:val="pt-BR"/>
              </w:rPr>
              <w:t>Giới thiệu, Phụ lục A, Phụ lục B.</w:t>
            </w:r>
          </w:p>
          <w:p w14:paraId="6315C138" w14:textId="02B501E5" w:rsidR="00F67517" w:rsidRPr="00ED1B53" w:rsidRDefault="00F67517" w:rsidP="00ED1B53">
            <w:pPr>
              <w:tabs>
                <w:tab w:val="left" w:pos="720"/>
              </w:tabs>
              <w:spacing w:before="0" w:after="0"/>
              <w:ind w:firstLine="0"/>
              <w:rPr>
                <w:sz w:val="24"/>
                <w:szCs w:val="24"/>
                <w:lang w:val="pt-BR"/>
              </w:rPr>
            </w:pPr>
            <w:r w:rsidRPr="00ED1B53">
              <w:rPr>
                <w:sz w:val="24"/>
                <w:szCs w:val="24"/>
                <w:lang w:val="pt-BR"/>
              </w:rPr>
              <w:t>[2] S</w:t>
            </w:r>
            <w:r w:rsidR="00A01CE1" w:rsidRPr="00ED1B53">
              <w:rPr>
                <w:sz w:val="24"/>
                <w:szCs w:val="24"/>
                <w:lang w:val="pt-BR"/>
              </w:rPr>
              <w:t>lide bài lecture 1 và seminar 1</w:t>
            </w:r>
          </w:p>
          <w:p w14:paraId="751665B6" w14:textId="38E77F70" w:rsidR="00760807" w:rsidRPr="00ED1B53" w:rsidRDefault="00760807" w:rsidP="00ED1B53">
            <w:pPr>
              <w:tabs>
                <w:tab w:val="left" w:pos="720"/>
              </w:tabs>
              <w:spacing w:before="0" w:after="0"/>
              <w:ind w:firstLine="0"/>
              <w:rPr>
                <w:sz w:val="24"/>
                <w:szCs w:val="24"/>
                <w:lang w:val="pt-BR"/>
              </w:rPr>
            </w:pPr>
            <w:r w:rsidRPr="00ED1B53">
              <w:rPr>
                <w:sz w:val="24"/>
                <w:szCs w:val="24"/>
                <w:lang w:val="pt-BR"/>
              </w:rPr>
              <w:t>[3] 2.2; 2.3; 2.4, 2.5; 2.6</w:t>
            </w:r>
          </w:p>
          <w:p w14:paraId="334AE0C0" w14:textId="77777777" w:rsidR="00D8586C" w:rsidRPr="00ED1B53" w:rsidRDefault="00D8586C" w:rsidP="00ED1B53">
            <w:pPr>
              <w:tabs>
                <w:tab w:val="left" w:pos="720"/>
              </w:tabs>
              <w:spacing w:before="0" w:after="0"/>
              <w:ind w:firstLine="0"/>
              <w:rPr>
                <w:rFonts w:cs="Times New Roman"/>
                <w:sz w:val="24"/>
                <w:szCs w:val="24"/>
                <w:lang w:val="pt-BR"/>
              </w:rPr>
            </w:pPr>
          </w:p>
          <w:p w14:paraId="0A7F3C09" w14:textId="77777777" w:rsidR="00D8586C" w:rsidRPr="00ED1B53" w:rsidRDefault="00D8586C" w:rsidP="00ED1B53">
            <w:pPr>
              <w:widowControl w:val="0"/>
              <w:tabs>
                <w:tab w:val="left" w:pos="993"/>
              </w:tabs>
              <w:spacing w:before="0" w:after="0"/>
              <w:ind w:firstLine="0"/>
              <w:jc w:val="center"/>
              <w:rPr>
                <w:rFonts w:cs="Times New Roman"/>
                <w:b/>
                <w:sz w:val="24"/>
                <w:szCs w:val="24"/>
              </w:rPr>
            </w:pPr>
          </w:p>
        </w:tc>
        <w:tc>
          <w:tcPr>
            <w:tcW w:w="0" w:type="auto"/>
            <w:shd w:val="clear" w:color="auto" w:fill="auto"/>
          </w:tcPr>
          <w:p w14:paraId="51784056" w14:textId="77777777" w:rsidR="00F67517" w:rsidRPr="00ED1B53" w:rsidRDefault="00F67517" w:rsidP="00ED1B53">
            <w:pPr>
              <w:tabs>
                <w:tab w:val="left" w:pos="720"/>
              </w:tabs>
              <w:spacing w:before="0" w:after="0"/>
              <w:ind w:firstLine="0"/>
              <w:rPr>
                <w:b/>
                <w:bCs/>
                <w:sz w:val="24"/>
                <w:szCs w:val="24"/>
                <w:lang w:val="pt-BR"/>
              </w:rPr>
            </w:pPr>
            <w:r w:rsidRPr="00ED1B53">
              <w:rPr>
                <w:b/>
                <w:bCs/>
                <w:sz w:val="24"/>
                <w:szCs w:val="24"/>
                <w:lang w:val="pt-BR"/>
              </w:rPr>
              <w:t>Giảng viên</w:t>
            </w:r>
          </w:p>
          <w:p w14:paraId="319C0642" w14:textId="316E2038" w:rsidR="00F67517" w:rsidRPr="00ED1B53" w:rsidRDefault="00F67517" w:rsidP="00ED1B53">
            <w:pPr>
              <w:tabs>
                <w:tab w:val="left" w:pos="720"/>
              </w:tabs>
              <w:spacing w:before="0" w:after="0"/>
              <w:ind w:firstLine="0"/>
              <w:rPr>
                <w:sz w:val="24"/>
                <w:szCs w:val="24"/>
                <w:lang w:val="pt-BR"/>
              </w:rPr>
            </w:pPr>
            <w:r w:rsidRPr="00ED1B53">
              <w:rPr>
                <w:sz w:val="24"/>
                <w:szCs w:val="24"/>
                <w:lang w:val="pt-BR"/>
              </w:rPr>
              <w:t>- Nhắc lại các kiến thức về toán: Véc tơ, ma trận, giá trị riêng và véc tơ riêng, không gian véc tơ.</w:t>
            </w:r>
          </w:p>
          <w:p w14:paraId="0D48F6F1" w14:textId="6496E756" w:rsidR="00F67517" w:rsidRPr="00ED1B53" w:rsidRDefault="00F67517" w:rsidP="00ED1B53">
            <w:pPr>
              <w:tabs>
                <w:tab w:val="left" w:pos="720"/>
              </w:tabs>
              <w:spacing w:before="0" w:after="0"/>
              <w:ind w:firstLine="0"/>
              <w:rPr>
                <w:sz w:val="24"/>
                <w:szCs w:val="24"/>
                <w:lang w:val="pt-BR"/>
              </w:rPr>
            </w:pPr>
            <w:r w:rsidRPr="00ED1B53">
              <w:rPr>
                <w:sz w:val="24"/>
                <w:szCs w:val="24"/>
                <w:lang w:val="pt-BR"/>
              </w:rPr>
              <w:t>- Nhắc lại các kiến thức cơ bản về thống kê:  thống kê mô tả, kiểm định, hệ số tương quan và hiệp phương sai.</w:t>
            </w:r>
          </w:p>
          <w:p w14:paraId="43362AE8" w14:textId="5F042C96" w:rsidR="00F67517" w:rsidRPr="00ED1B53" w:rsidRDefault="00F67517" w:rsidP="00ED1B53">
            <w:pPr>
              <w:tabs>
                <w:tab w:val="left" w:pos="720"/>
              </w:tabs>
              <w:spacing w:before="0" w:after="0"/>
              <w:ind w:firstLine="0"/>
              <w:rPr>
                <w:sz w:val="24"/>
                <w:szCs w:val="24"/>
                <w:lang w:val="pt-BR"/>
              </w:rPr>
            </w:pPr>
            <w:r w:rsidRPr="00ED1B53">
              <w:rPr>
                <w:sz w:val="24"/>
                <w:szCs w:val="24"/>
                <w:lang w:val="pt-BR"/>
              </w:rPr>
              <w:t xml:space="preserve">- Hướng dẫn cài đặt phần mềm </w:t>
            </w:r>
            <w:r w:rsidR="00B4479C" w:rsidRPr="00ED1B53">
              <w:rPr>
                <w:sz w:val="24"/>
                <w:szCs w:val="24"/>
                <w:lang w:val="pt-BR"/>
              </w:rPr>
              <w:t xml:space="preserve">và các gói cơ bản trong </w:t>
            </w:r>
            <w:r w:rsidRPr="00ED1B53">
              <w:rPr>
                <w:sz w:val="24"/>
                <w:szCs w:val="24"/>
                <w:lang w:val="pt-BR"/>
              </w:rPr>
              <w:t>R</w:t>
            </w:r>
          </w:p>
          <w:p w14:paraId="1018D855" w14:textId="77777777" w:rsidR="00F67517" w:rsidRPr="00ED1B53" w:rsidRDefault="00F67517" w:rsidP="00ED1B53">
            <w:pPr>
              <w:tabs>
                <w:tab w:val="left" w:pos="720"/>
              </w:tabs>
              <w:spacing w:before="0" w:after="0"/>
              <w:ind w:firstLine="0"/>
              <w:rPr>
                <w:sz w:val="24"/>
                <w:szCs w:val="24"/>
                <w:lang w:val="pt-BR"/>
              </w:rPr>
            </w:pPr>
            <w:r w:rsidRPr="00ED1B53">
              <w:rPr>
                <w:sz w:val="24"/>
                <w:szCs w:val="24"/>
                <w:lang w:val="pt-BR"/>
              </w:rPr>
              <w:t>- Hướng dẫn cách lấy dữ liệu từ các nguồn</w:t>
            </w:r>
          </w:p>
          <w:p w14:paraId="5C596395" w14:textId="77777777" w:rsidR="00F67517" w:rsidRPr="00ED1B53" w:rsidRDefault="00F67517" w:rsidP="00ED1B53">
            <w:pPr>
              <w:tabs>
                <w:tab w:val="left" w:pos="720"/>
              </w:tabs>
              <w:spacing w:before="0" w:after="0"/>
              <w:ind w:firstLine="0"/>
              <w:rPr>
                <w:sz w:val="24"/>
                <w:szCs w:val="24"/>
                <w:lang w:val="pt-BR"/>
              </w:rPr>
            </w:pPr>
            <w:r w:rsidRPr="00ED1B53">
              <w:rPr>
                <w:sz w:val="24"/>
                <w:szCs w:val="24"/>
                <w:lang w:val="pt-BR"/>
              </w:rPr>
              <w:t>- Hướng dẫn cách tìm chủ đề, dữ liệu, tài liệu tham khảo cho bài tập nhóm</w:t>
            </w:r>
          </w:p>
          <w:p w14:paraId="6C4E3F1E" w14:textId="6A1D15ED" w:rsidR="00F67517" w:rsidRPr="00ED1B53" w:rsidRDefault="00F67517" w:rsidP="00ED1B53">
            <w:pPr>
              <w:tabs>
                <w:tab w:val="left" w:pos="720"/>
              </w:tabs>
              <w:spacing w:before="0" w:after="0"/>
              <w:ind w:firstLine="0"/>
              <w:rPr>
                <w:sz w:val="24"/>
                <w:szCs w:val="24"/>
                <w:lang w:val="pt-BR"/>
              </w:rPr>
            </w:pPr>
            <w:r w:rsidRPr="00ED1B53">
              <w:rPr>
                <w:sz w:val="24"/>
                <w:szCs w:val="24"/>
                <w:lang w:val="pt-BR"/>
              </w:rPr>
              <w:t>- Xác định các nhóm làm bài tập</w:t>
            </w:r>
            <w:r w:rsidR="00ED1311" w:rsidRPr="00ED1B53">
              <w:rPr>
                <w:sz w:val="24"/>
                <w:szCs w:val="24"/>
                <w:lang w:val="pt-BR"/>
              </w:rPr>
              <w:t xml:space="preserve">: Giáo viên sẽ phân chia sinh viên theo từng nhóm làm bài tập (Mỗi chủ đề sẽ được thực hiện bởi 2 nhóm bất kỳ. Nội dung mỗi chủ đề là nội dung của từng lecture (bao gồm: trực quan hóa dữ liệu, phân tích thành phần chính, phân tích đa tương ứng; </w:t>
            </w:r>
            <w:r w:rsidR="005C4518" w:rsidRPr="00ED1B53">
              <w:rPr>
                <w:sz w:val="24"/>
                <w:szCs w:val="24"/>
                <w:lang w:val="pt-BR"/>
              </w:rPr>
              <w:t>phân tích tương quan chính tắ</w:t>
            </w:r>
            <w:r w:rsidR="00ED1311" w:rsidRPr="00ED1B53">
              <w:rPr>
                <w:sz w:val="24"/>
                <w:szCs w:val="24"/>
                <w:lang w:val="pt-BR"/>
              </w:rPr>
              <w:t>c)</w:t>
            </w:r>
          </w:p>
          <w:p w14:paraId="10D842A2" w14:textId="77777777" w:rsidR="00F67517" w:rsidRPr="00ED1B53" w:rsidRDefault="00F67517" w:rsidP="00ED1B53">
            <w:pPr>
              <w:tabs>
                <w:tab w:val="left" w:pos="720"/>
              </w:tabs>
              <w:spacing w:before="0" w:after="0"/>
              <w:ind w:firstLine="0"/>
              <w:rPr>
                <w:sz w:val="24"/>
                <w:szCs w:val="24"/>
                <w:lang w:val="pt-BR"/>
              </w:rPr>
            </w:pPr>
          </w:p>
          <w:p w14:paraId="53810782" w14:textId="77777777" w:rsidR="00F67517" w:rsidRPr="00ED1B53" w:rsidRDefault="00F67517" w:rsidP="00ED1B53">
            <w:pPr>
              <w:tabs>
                <w:tab w:val="left" w:pos="720"/>
              </w:tabs>
              <w:spacing w:before="0" w:after="0"/>
              <w:ind w:firstLine="0"/>
              <w:rPr>
                <w:b/>
                <w:bCs/>
                <w:sz w:val="24"/>
                <w:szCs w:val="24"/>
                <w:lang w:val="pt-BR"/>
              </w:rPr>
            </w:pPr>
            <w:r w:rsidRPr="00ED1B53">
              <w:rPr>
                <w:b/>
                <w:bCs/>
                <w:sz w:val="24"/>
                <w:szCs w:val="24"/>
                <w:lang w:val="pt-BR"/>
              </w:rPr>
              <w:t>Sinh viên</w:t>
            </w:r>
          </w:p>
          <w:p w14:paraId="1809EB15" w14:textId="77777777" w:rsidR="00F67517" w:rsidRPr="00ED1B53" w:rsidRDefault="00F67517" w:rsidP="00ED1B53">
            <w:pPr>
              <w:tabs>
                <w:tab w:val="left" w:pos="720"/>
              </w:tabs>
              <w:spacing w:before="0" w:after="0"/>
              <w:ind w:firstLine="0"/>
              <w:rPr>
                <w:sz w:val="24"/>
                <w:szCs w:val="24"/>
                <w:lang w:val="pt-BR"/>
              </w:rPr>
            </w:pPr>
            <w:r w:rsidRPr="00ED1B53">
              <w:rPr>
                <w:sz w:val="24"/>
                <w:szCs w:val="24"/>
                <w:lang w:val="pt-BR"/>
              </w:rPr>
              <w:t>- Đọc tài liệu trước</w:t>
            </w:r>
          </w:p>
          <w:p w14:paraId="4F8C4AD6" w14:textId="77777777" w:rsidR="00F67517" w:rsidRPr="00ED1B53" w:rsidRDefault="00F67517" w:rsidP="00ED1B53">
            <w:pPr>
              <w:tabs>
                <w:tab w:val="left" w:pos="720"/>
              </w:tabs>
              <w:spacing w:before="0" w:after="0"/>
              <w:ind w:firstLine="0"/>
              <w:rPr>
                <w:sz w:val="24"/>
                <w:szCs w:val="24"/>
                <w:lang w:val="pt-BR"/>
              </w:rPr>
            </w:pPr>
            <w:r w:rsidRPr="00ED1B53">
              <w:rPr>
                <w:sz w:val="24"/>
                <w:szCs w:val="24"/>
                <w:lang w:val="pt-BR"/>
              </w:rPr>
              <w:t>- Theo dõi các bước thực hành</w:t>
            </w:r>
          </w:p>
          <w:p w14:paraId="789C6DC5" w14:textId="12229B8D" w:rsidR="00D8586C" w:rsidRPr="00ED1B53" w:rsidRDefault="00F67517" w:rsidP="00ED1B53">
            <w:pPr>
              <w:tabs>
                <w:tab w:val="left" w:pos="720"/>
              </w:tabs>
              <w:spacing w:before="0" w:after="0"/>
              <w:ind w:firstLine="0"/>
              <w:rPr>
                <w:sz w:val="24"/>
                <w:szCs w:val="24"/>
                <w:lang w:val="pt-BR"/>
              </w:rPr>
            </w:pPr>
            <w:r w:rsidRPr="00ED1B53">
              <w:rPr>
                <w:sz w:val="24"/>
                <w:szCs w:val="24"/>
                <w:lang w:val="pt-BR"/>
              </w:rPr>
              <w:t>- Thực hiện trên máy tính</w:t>
            </w:r>
          </w:p>
        </w:tc>
        <w:tc>
          <w:tcPr>
            <w:tcW w:w="0" w:type="auto"/>
            <w:shd w:val="clear" w:color="auto" w:fill="auto"/>
          </w:tcPr>
          <w:p w14:paraId="10F1CF26" w14:textId="77777777" w:rsidR="00D8586C" w:rsidRPr="00ED1B53" w:rsidRDefault="00D8586C" w:rsidP="00ED1B53">
            <w:pPr>
              <w:tabs>
                <w:tab w:val="left" w:pos="720"/>
              </w:tabs>
              <w:spacing w:before="0" w:after="0"/>
              <w:ind w:firstLine="0"/>
              <w:rPr>
                <w:rFonts w:cs="Times New Roman"/>
                <w:sz w:val="24"/>
                <w:szCs w:val="24"/>
                <w:lang w:val="pt-BR"/>
              </w:rPr>
            </w:pPr>
            <w:r w:rsidRPr="00ED1B53">
              <w:rPr>
                <w:rFonts w:cs="Times New Roman"/>
                <w:sz w:val="24"/>
                <w:szCs w:val="24"/>
                <w:lang w:val="pt-BR"/>
              </w:rPr>
              <w:t>- Điểm danh</w:t>
            </w:r>
          </w:p>
          <w:p w14:paraId="430F9B80" w14:textId="14E81197" w:rsidR="00D8586C" w:rsidRPr="00ED1B53" w:rsidRDefault="00D8586C" w:rsidP="00ED1B53">
            <w:pPr>
              <w:tabs>
                <w:tab w:val="left" w:pos="720"/>
              </w:tabs>
              <w:spacing w:before="0" w:after="0"/>
              <w:ind w:firstLine="0"/>
              <w:rPr>
                <w:rFonts w:cs="Times New Roman"/>
                <w:sz w:val="24"/>
                <w:szCs w:val="24"/>
                <w:lang w:val="pt-BR"/>
              </w:rPr>
            </w:pPr>
            <w:r w:rsidRPr="00ED1B53">
              <w:rPr>
                <w:rFonts w:cs="Times New Roman"/>
                <w:sz w:val="24"/>
                <w:szCs w:val="24"/>
                <w:lang w:val="pt-BR"/>
              </w:rPr>
              <w:t>- Trả lời câu hỏ</w:t>
            </w:r>
            <w:r w:rsidR="002E7046" w:rsidRPr="00ED1B53">
              <w:rPr>
                <w:rFonts w:cs="Times New Roman"/>
                <w:sz w:val="24"/>
                <w:szCs w:val="24"/>
                <w:lang w:val="pt-BR"/>
              </w:rPr>
              <w:t>i trong slide seminar 1</w:t>
            </w:r>
          </w:p>
          <w:p w14:paraId="242C04C5" w14:textId="77777777" w:rsidR="00D8586C" w:rsidRPr="00ED1B53" w:rsidRDefault="00D8586C" w:rsidP="00ED1B53">
            <w:pPr>
              <w:widowControl w:val="0"/>
              <w:tabs>
                <w:tab w:val="left" w:pos="993"/>
              </w:tabs>
              <w:spacing w:before="0" w:after="0"/>
              <w:ind w:firstLine="0"/>
              <w:jc w:val="center"/>
              <w:rPr>
                <w:rFonts w:cs="Times New Roman"/>
                <w:b/>
                <w:sz w:val="24"/>
                <w:szCs w:val="24"/>
              </w:rPr>
            </w:pPr>
          </w:p>
        </w:tc>
        <w:tc>
          <w:tcPr>
            <w:tcW w:w="0" w:type="auto"/>
          </w:tcPr>
          <w:p w14:paraId="6E1FE74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58F9448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6DC7851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1A4A12E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26C42DD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4F1E751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5E7F5FE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578F0B9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25BD790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47BFCA1D" w14:textId="31FA65CB" w:rsidR="00D8586C" w:rsidRPr="00ED1B53" w:rsidRDefault="00D8586C" w:rsidP="00ED1B53">
            <w:pPr>
              <w:widowControl w:val="0"/>
              <w:tabs>
                <w:tab w:val="left" w:pos="993"/>
              </w:tabs>
              <w:spacing w:before="0" w:after="0"/>
              <w:ind w:firstLine="0"/>
              <w:rPr>
                <w:rFonts w:cs="Times New Roman"/>
                <w:b/>
                <w:sz w:val="24"/>
                <w:szCs w:val="24"/>
              </w:rPr>
            </w:pPr>
          </w:p>
        </w:tc>
      </w:tr>
      <w:tr w:rsidR="004A78D4" w:rsidRPr="00ED1B53" w14:paraId="1C0F6E1D" w14:textId="6DB4E66D" w:rsidTr="00ED1B53">
        <w:trPr>
          <w:trHeight w:val="20"/>
        </w:trPr>
        <w:tc>
          <w:tcPr>
            <w:tcW w:w="0" w:type="auto"/>
            <w:shd w:val="clear" w:color="auto" w:fill="auto"/>
          </w:tcPr>
          <w:p w14:paraId="40C453EA" w14:textId="258A26F8" w:rsidR="006E40C7" w:rsidRPr="00ED1B53" w:rsidRDefault="003110EC" w:rsidP="00ED1B53">
            <w:pPr>
              <w:widowControl w:val="0"/>
              <w:tabs>
                <w:tab w:val="left" w:pos="993"/>
              </w:tabs>
              <w:spacing w:before="0" w:after="0"/>
              <w:ind w:firstLine="0"/>
              <w:rPr>
                <w:rFonts w:cs="Times New Roman"/>
                <w:sz w:val="24"/>
                <w:szCs w:val="24"/>
              </w:rPr>
            </w:pPr>
            <w:r w:rsidRPr="00ED1B53">
              <w:rPr>
                <w:rFonts w:cs="Times New Roman"/>
                <w:sz w:val="24"/>
                <w:szCs w:val="24"/>
              </w:rPr>
              <w:t>3.</w:t>
            </w:r>
          </w:p>
        </w:tc>
        <w:tc>
          <w:tcPr>
            <w:tcW w:w="0" w:type="auto"/>
            <w:shd w:val="clear" w:color="auto" w:fill="auto"/>
          </w:tcPr>
          <w:p w14:paraId="02C8CEAF" w14:textId="0052328D" w:rsidR="006E40C7" w:rsidRPr="00ED1B53" w:rsidRDefault="005E4344" w:rsidP="00ED1B53">
            <w:pPr>
              <w:widowControl w:val="0"/>
              <w:tabs>
                <w:tab w:val="left" w:pos="439"/>
                <w:tab w:val="left" w:pos="993"/>
              </w:tabs>
              <w:spacing w:before="0" w:after="0"/>
              <w:ind w:firstLine="0"/>
              <w:jc w:val="both"/>
              <w:rPr>
                <w:rFonts w:cs="Times New Roman"/>
                <w:sz w:val="24"/>
                <w:szCs w:val="24"/>
              </w:rPr>
            </w:pPr>
            <w:r w:rsidRPr="00ED1B53">
              <w:rPr>
                <w:rFonts w:cs="Times New Roman"/>
                <w:b/>
                <w:sz w:val="24"/>
                <w:szCs w:val="24"/>
              </w:rPr>
              <w:t xml:space="preserve">Lecture </w:t>
            </w:r>
            <w:r w:rsidR="003110EC" w:rsidRPr="00ED1B53">
              <w:rPr>
                <w:rFonts w:cs="Times New Roman"/>
                <w:b/>
                <w:sz w:val="24"/>
                <w:szCs w:val="24"/>
              </w:rPr>
              <w:t>2</w:t>
            </w:r>
            <w:r w:rsidR="003110EC" w:rsidRPr="00ED1B53">
              <w:rPr>
                <w:rFonts w:cs="Times New Roman"/>
                <w:sz w:val="24"/>
                <w:szCs w:val="24"/>
              </w:rPr>
              <w:t xml:space="preserve">: Trực quan hóa dữ liệu </w:t>
            </w:r>
          </w:p>
          <w:p w14:paraId="4FA4C4DE" w14:textId="0EC33480" w:rsidR="003110EC" w:rsidRPr="00ED1B53" w:rsidRDefault="003110EC" w:rsidP="00ED1B53">
            <w:pPr>
              <w:widowControl w:val="0"/>
              <w:tabs>
                <w:tab w:val="left" w:pos="439"/>
                <w:tab w:val="left" w:pos="993"/>
              </w:tabs>
              <w:spacing w:before="0" w:after="0"/>
              <w:ind w:firstLine="0"/>
              <w:jc w:val="both"/>
              <w:rPr>
                <w:rFonts w:cs="Times New Roman"/>
                <w:sz w:val="24"/>
                <w:szCs w:val="24"/>
              </w:rPr>
            </w:pPr>
            <w:r w:rsidRPr="00ED1B53">
              <w:rPr>
                <w:rFonts w:cs="Times New Roman"/>
                <w:sz w:val="24"/>
                <w:szCs w:val="24"/>
              </w:rPr>
              <w:t>2.1. Trự</w:t>
            </w:r>
            <w:r w:rsidR="00F47C08" w:rsidRPr="00ED1B53">
              <w:rPr>
                <w:rFonts w:cs="Times New Roman"/>
                <w:sz w:val="24"/>
                <w:szCs w:val="24"/>
              </w:rPr>
              <w:t>c quan hóa</w:t>
            </w:r>
            <w:r w:rsidRPr="00ED1B53">
              <w:rPr>
                <w:rFonts w:cs="Times New Roman"/>
                <w:sz w:val="24"/>
                <w:szCs w:val="24"/>
              </w:rPr>
              <w:t xml:space="preserve"> dữ liệu </w:t>
            </w:r>
            <w:r w:rsidR="00F47C08" w:rsidRPr="00ED1B53">
              <w:rPr>
                <w:rFonts w:cs="Times New Roman"/>
                <w:sz w:val="24"/>
                <w:szCs w:val="24"/>
              </w:rPr>
              <w:lastRenderedPageBreak/>
              <w:t xml:space="preserve">cho một biến </w:t>
            </w:r>
            <w:r w:rsidRPr="00ED1B53">
              <w:rPr>
                <w:rFonts w:cs="Times New Roman"/>
                <w:sz w:val="24"/>
                <w:szCs w:val="24"/>
              </w:rPr>
              <w:t>định tính</w:t>
            </w:r>
          </w:p>
          <w:p w14:paraId="23FD9D1A" w14:textId="3685C200" w:rsidR="00F47C08" w:rsidRPr="00ED1B53" w:rsidRDefault="00F47C08" w:rsidP="00ED1B53">
            <w:pPr>
              <w:widowControl w:val="0"/>
              <w:tabs>
                <w:tab w:val="left" w:pos="439"/>
                <w:tab w:val="left" w:pos="993"/>
              </w:tabs>
              <w:spacing w:before="0" w:after="0"/>
              <w:ind w:firstLine="0"/>
              <w:jc w:val="both"/>
              <w:rPr>
                <w:rFonts w:cs="Times New Roman"/>
                <w:sz w:val="24"/>
                <w:szCs w:val="24"/>
              </w:rPr>
            </w:pPr>
            <w:r w:rsidRPr="00ED1B53">
              <w:rPr>
                <w:rFonts w:cs="Times New Roman"/>
                <w:sz w:val="24"/>
                <w:szCs w:val="24"/>
              </w:rPr>
              <w:t>2.2. Trực quan hóa dữ liệu cho một biến định định lượng</w:t>
            </w:r>
          </w:p>
          <w:p w14:paraId="4CDD3174" w14:textId="60AC0051" w:rsidR="00F47C08" w:rsidRPr="00ED1B53" w:rsidRDefault="00F47C08" w:rsidP="00ED1B53">
            <w:pPr>
              <w:widowControl w:val="0"/>
              <w:tabs>
                <w:tab w:val="left" w:pos="439"/>
                <w:tab w:val="left" w:pos="993"/>
              </w:tabs>
              <w:spacing w:before="0" w:after="0"/>
              <w:ind w:firstLine="0"/>
              <w:jc w:val="both"/>
              <w:rPr>
                <w:rFonts w:cs="Times New Roman"/>
                <w:sz w:val="24"/>
                <w:szCs w:val="24"/>
              </w:rPr>
            </w:pPr>
            <w:r w:rsidRPr="00ED1B53">
              <w:rPr>
                <w:rFonts w:cs="Times New Roman"/>
                <w:sz w:val="24"/>
                <w:szCs w:val="24"/>
              </w:rPr>
              <w:t>2.3</w:t>
            </w:r>
            <w:r w:rsidR="003110EC" w:rsidRPr="00ED1B53">
              <w:rPr>
                <w:rFonts w:cs="Times New Roman"/>
                <w:sz w:val="24"/>
                <w:szCs w:val="24"/>
              </w:rPr>
              <w:t xml:space="preserve">. Trực quan hóa </w:t>
            </w:r>
            <w:r w:rsidRPr="00ED1B53">
              <w:rPr>
                <w:rFonts w:cs="Times New Roman"/>
                <w:sz w:val="24"/>
                <w:szCs w:val="24"/>
              </w:rPr>
              <w:t xml:space="preserve">mô tả kết hợp giữa nhiều biến định tính </w:t>
            </w:r>
          </w:p>
          <w:p w14:paraId="47593EF9" w14:textId="6DB19995" w:rsidR="00F47C08" w:rsidRPr="00ED1B53" w:rsidRDefault="00F47C08" w:rsidP="00ED1B53">
            <w:pPr>
              <w:widowControl w:val="0"/>
              <w:tabs>
                <w:tab w:val="left" w:pos="439"/>
                <w:tab w:val="left" w:pos="993"/>
              </w:tabs>
              <w:spacing w:before="0" w:after="0"/>
              <w:ind w:firstLine="0"/>
              <w:jc w:val="both"/>
              <w:rPr>
                <w:rFonts w:cs="Times New Roman"/>
                <w:sz w:val="24"/>
                <w:szCs w:val="24"/>
              </w:rPr>
            </w:pPr>
            <w:r w:rsidRPr="00ED1B53">
              <w:rPr>
                <w:rFonts w:cs="Times New Roman"/>
                <w:sz w:val="24"/>
                <w:szCs w:val="24"/>
              </w:rPr>
              <w:t xml:space="preserve">2.4. Trực quan hóa mô tả mối liên hệ giữa nhiều biến định tính </w:t>
            </w:r>
          </w:p>
          <w:p w14:paraId="46D415BE" w14:textId="1E8551B1" w:rsidR="003110EC" w:rsidRPr="00ED1B53" w:rsidRDefault="003110EC" w:rsidP="00ED1B53">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5152FCC7" w14:textId="14FC666D" w:rsidR="006E40C7" w:rsidRPr="00ED1B53" w:rsidRDefault="005E4344" w:rsidP="00ED1B53">
            <w:pPr>
              <w:widowControl w:val="0"/>
              <w:tabs>
                <w:tab w:val="left" w:pos="993"/>
              </w:tabs>
              <w:spacing w:before="0" w:after="0"/>
              <w:ind w:firstLine="0"/>
              <w:rPr>
                <w:rFonts w:cs="Times New Roman"/>
                <w:sz w:val="24"/>
                <w:szCs w:val="24"/>
              </w:rPr>
            </w:pPr>
            <w:r w:rsidRPr="00ED1B53">
              <w:rPr>
                <w:rFonts w:cs="Times New Roman"/>
                <w:sz w:val="24"/>
                <w:szCs w:val="24"/>
              </w:rPr>
              <w:lastRenderedPageBreak/>
              <w:t>[1] Chương 1</w:t>
            </w:r>
          </w:p>
        </w:tc>
        <w:tc>
          <w:tcPr>
            <w:tcW w:w="0" w:type="auto"/>
            <w:shd w:val="clear" w:color="auto" w:fill="auto"/>
            <w:vAlign w:val="center"/>
          </w:tcPr>
          <w:p w14:paraId="7108075D" w14:textId="1BA601EA" w:rsidR="003110EC" w:rsidRPr="00ED1B53" w:rsidRDefault="003110EC" w:rsidP="00ED1B53">
            <w:pPr>
              <w:tabs>
                <w:tab w:val="left" w:pos="720"/>
              </w:tabs>
              <w:spacing w:before="0" w:after="0"/>
              <w:ind w:firstLine="0"/>
              <w:rPr>
                <w:b/>
                <w:bCs/>
                <w:sz w:val="24"/>
                <w:szCs w:val="24"/>
                <w:lang w:val="pt-BR"/>
              </w:rPr>
            </w:pPr>
            <w:r w:rsidRPr="00ED1B53">
              <w:rPr>
                <w:b/>
                <w:bCs/>
                <w:sz w:val="24"/>
                <w:szCs w:val="24"/>
                <w:lang w:val="pt-BR"/>
              </w:rPr>
              <w:t>Giảng viên</w:t>
            </w:r>
          </w:p>
          <w:p w14:paraId="5C0F7D3C" w14:textId="77777777" w:rsidR="003110EC" w:rsidRPr="00ED1B53" w:rsidRDefault="003110EC" w:rsidP="00ED1B53">
            <w:pPr>
              <w:tabs>
                <w:tab w:val="left" w:pos="720"/>
              </w:tabs>
              <w:spacing w:before="0" w:after="0"/>
              <w:ind w:firstLine="0"/>
              <w:rPr>
                <w:sz w:val="24"/>
                <w:szCs w:val="24"/>
                <w:lang w:val="pt-BR"/>
              </w:rPr>
            </w:pPr>
            <w:r w:rsidRPr="00ED1B53">
              <w:rPr>
                <w:sz w:val="24"/>
                <w:szCs w:val="24"/>
                <w:lang w:val="pt-BR"/>
              </w:rPr>
              <w:t xml:space="preserve">- Giảng lý thuyết theo nội dung slide </w:t>
            </w:r>
          </w:p>
          <w:p w14:paraId="5944582A" w14:textId="77777777" w:rsidR="003110EC" w:rsidRPr="00ED1B53" w:rsidRDefault="003110EC"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2DF71648" w14:textId="77777777" w:rsidR="003110EC" w:rsidRPr="00ED1B53" w:rsidRDefault="003110EC" w:rsidP="00ED1B53">
            <w:pPr>
              <w:tabs>
                <w:tab w:val="left" w:pos="720"/>
              </w:tabs>
              <w:spacing w:before="0" w:after="0"/>
              <w:ind w:firstLine="0"/>
              <w:rPr>
                <w:sz w:val="24"/>
                <w:szCs w:val="24"/>
                <w:lang w:val="pt-BR"/>
              </w:rPr>
            </w:pPr>
            <w:r w:rsidRPr="00ED1B53">
              <w:rPr>
                <w:sz w:val="24"/>
                <w:szCs w:val="24"/>
                <w:lang w:val="pt-BR"/>
              </w:rPr>
              <w:lastRenderedPageBreak/>
              <w:t>- Hướng dẫn đọc giáo trình, tài liệu tham khảo</w:t>
            </w:r>
          </w:p>
          <w:p w14:paraId="7B1E8585" w14:textId="77777777" w:rsidR="003110EC" w:rsidRPr="00ED1B53" w:rsidRDefault="003110EC" w:rsidP="00ED1B53">
            <w:pPr>
              <w:spacing w:before="0" w:after="0"/>
              <w:ind w:firstLine="0"/>
              <w:rPr>
                <w:sz w:val="24"/>
                <w:szCs w:val="24"/>
                <w:lang w:val="pt-BR"/>
              </w:rPr>
            </w:pPr>
            <w:r w:rsidRPr="00ED1B53">
              <w:rPr>
                <w:sz w:val="24"/>
                <w:szCs w:val="24"/>
                <w:lang w:val="pt-BR"/>
              </w:rPr>
              <w:t>- Yêu cầu sinh viên xem trước ví dụ, câu hỏi, bài tập dành cho seminar 2</w:t>
            </w:r>
          </w:p>
          <w:p w14:paraId="5CF53673" w14:textId="77777777" w:rsidR="003110EC" w:rsidRPr="00ED1B53" w:rsidRDefault="003110EC" w:rsidP="00ED1B53">
            <w:pPr>
              <w:tabs>
                <w:tab w:val="left" w:pos="720"/>
              </w:tabs>
              <w:spacing w:before="0" w:after="0"/>
              <w:ind w:firstLine="0"/>
              <w:rPr>
                <w:sz w:val="24"/>
                <w:szCs w:val="24"/>
                <w:lang w:val="pt-BR"/>
              </w:rPr>
            </w:pPr>
          </w:p>
          <w:p w14:paraId="4636D2C9" w14:textId="77777777" w:rsidR="003110EC" w:rsidRPr="00ED1B53" w:rsidRDefault="003110EC" w:rsidP="00ED1B53">
            <w:pPr>
              <w:tabs>
                <w:tab w:val="left" w:pos="720"/>
              </w:tabs>
              <w:spacing w:before="0" w:after="0"/>
              <w:ind w:firstLine="0"/>
              <w:rPr>
                <w:b/>
                <w:bCs/>
                <w:sz w:val="24"/>
                <w:szCs w:val="24"/>
                <w:lang w:val="pt-BR"/>
              </w:rPr>
            </w:pPr>
            <w:r w:rsidRPr="00ED1B53">
              <w:rPr>
                <w:b/>
                <w:bCs/>
                <w:sz w:val="24"/>
                <w:szCs w:val="24"/>
                <w:lang w:val="pt-BR"/>
              </w:rPr>
              <w:t>Sinh viên</w:t>
            </w:r>
          </w:p>
          <w:p w14:paraId="40415045" w14:textId="77777777" w:rsidR="003110EC" w:rsidRPr="00ED1B53" w:rsidRDefault="003110EC"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739E6761" w14:textId="24B14C72" w:rsidR="006E40C7" w:rsidRPr="00ED1B53" w:rsidRDefault="003110EC" w:rsidP="00ED1B53">
            <w:pPr>
              <w:spacing w:before="0" w:after="0"/>
              <w:ind w:firstLine="0"/>
              <w:jc w:val="both"/>
              <w:rPr>
                <w:rFonts w:cs="Times New Roman"/>
                <w:sz w:val="24"/>
                <w:szCs w:val="24"/>
              </w:rPr>
            </w:pPr>
            <w:r w:rsidRPr="00ED1B53">
              <w:rPr>
                <w:sz w:val="24"/>
                <w:szCs w:val="24"/>
                <w:lang w:val="pt-BR"/>
              </w:rPr>
              <w:t>- Xem trước các ví dụ, làm bài tập được yêu cầu</w:t>
            </w:r>
          </w:p>
        </w:tc>
        <w:tc>
          <w:tcPr>
            <w:tcW w:w="0" w:type="auto"/>
            <w:shd w:val="clear" w:color="auto" w:fill="auto"/>
            <w:vAlign w:val="center"/>
          </w:tcPr>
          <w:p w14:paraId="3A496F64"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lastRenderedPageBreak/>
              <w:t>Giảng viên</w:t>
            </w:r>
          </w:p>
          <w:p w14:paraId="2E4327F8" w14:textId="16753D92" w:rsidR="002D54A8" w:rsidRPr="00ED1B53" w:rsidRDefault="002D54A8" w:rsidP="00ED1B53">
            <w:pPr>
              <w:tabs>
                <w:tab w:val="left" w:pos="720"/>
              </w:tabs>
              <w:spacing w:before="0" w:after="0"/>
              <w:ind w:firstLine="0"/>
              <w:rPr>
                <w:sz w:val="24"/>
                <w:szCs w:val="24"/>
                <w:lang w:val="pt-BR"/>
              </w:rPr>
            </w:pPr>
            <w:r w:rsidRPr="00ED1B53">
              <w:rPr>
                <w:sz w:val="24"/>
                <w:szCs w:val="24"/>
                <w:lang w:val="pt-BR"/>
              </w:rPr>
              <w:lastRenderedPageBreak/>
              <w:t>- Giảng lý thuyết theo nội dung slide lecture 2</w:t>
            </w:r>
          </w:p>
          <w:p w14:paraId="61612A5C"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67A30062"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73529E31" w14:textId="288DF3D2" w:rsidR="002D54A8" w:rsidRPr="00ED1B53" w:rsidRDefault="002D54A8" w:rsidP="00ED1B53">
            <w:pPr>
              <w:tabs>
                <w:tab w:val="left" w:pos="720"/>
              </w:tabs>
              <w:spacing w:before="0" w:after="0"/>
              <w:ind w:firstLine="0"/>
              <w:rPr>
                <w:sz w:val="24"/>
                <w:szCs w:val="24"/>
                <w:lang w:val="pt-BR"/>
              </w:rPr>
            </w:pPr>
            <w:r w:rsidRPr="00ED1B53">
              <w:rPr>
                <w:sz w:val="24"/>
                <w:szCs w:val="24"/>
                <w:lang w:val="pt-BR"/>
              </w:rPr>
              <w:t>- Yêu cầu sinh viên xem trước ví dụ, câu hỏi, bài tập dành cho seminar 2</w:t>
            </w:r>
          </w:p>
          <w:p w14:paraId="438BC1E6"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Sinh viên</w:t>
            </w:r>
          </w:p>
          <w:p w14:paraId="639A7762"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37E2DAD8"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p w14:paraId="1EF0EF0C" w14:textId="2A5FE380" w:rsidR="006E40C7" w:rsidRPr="00ED1B53" w:rsidRDefault="006E40C7" w:rsidP="00ED1B53">
            <w:pPr>
              <w:widowControl w:val="0"/>
              <w:tabs>
                <w:tab w:val="left" w:pos="288"/>
                <w:tab w:val="left" w:pos="990"/>
              </w:tabs>
              <w:spacing w:before="0" w:after="0"/>
              <w:ind w:firstLine="0"/>
              <w:jc w:val="both"/>
              <w:rPr>
                <w:rFonts w:cs="Times New Roman"/>
                <w:sz w:val="24"/>
                <w:szCs w:val="24"/>
              </w:rPr>
            </w:pPr>
          </w:p>
        </w:tc>
        <w:tc>
          <w:tcPr>
            <w:tcW w:w="0" w:type="auto"/>
          </w:tcPr>
          <w:p w14:paraId="28FA386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CLO1.1</w:t>
            </w:r>
          </w:p>
          <w:p w14:paraId="225374EE"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76B9A54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4B0768D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CLO2.2</w:t>
            </w:r>
          </w:p>
          <w:p w14:paraId="764CFEDA"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02D9E4B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7C28DDB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4FF8E287" w14:textId="0E0D22BC" w:rsidR="006E40C7" w:rsidRPr="00ED1B53" w:rsidRDefault="006E40C7" w:rsidP="00ED1B53">
            <w:pPr>
              <w:widowControl w:val="0"/>
              <w:spacing w:before="0" w:after="0"/>
              <w:ind w:firstLine="0"/>
              <w:jc w:val="center"/>
              <w:rPr>
                <w:rFonts w:cs="Times New Roman"/>
                <w:sz w:val="24"/>
                <w:szCs w:val="24"/>
              </w:rPr>
            </w:pPr>
          </w:p>
        </w:tc>
      </w:tr>
      <w:tr w:rsidR="007D057B" w:rsidRPr="00ED1B53" w14:paraId="7A8C6ED6" w14:textId="77777777" w:rsidTr="00ED1B53">
        <w:trPr>
          <w:trHeight w:val="20"/>
        </w:trPr>
        <w:tc>
          <w:tcPr>
            <w:tcW w:w="0" w:type="auto"/>
            <w:shd w:val="clear" w:color="auto" w:fill="auto"/>
          </w:tcPr>
          <w:p w14:paraId="45DE09BB" w14:textId="5C39774A" w:rsidR="007D057B" w:rsidRPr="00ED1B53" w:rsidRDefault="007D057B" w:rsidP="00ED1B53">
            <w:pPr>
              <w:widowControl w:val="0"/>
              <w:tabs>
                <w:tab w:val="left" w:pos="993"/>
              </w:tabs>
              <w:spacing w:before="0" w:after="0"/>
              <w:ind w:firstLine="0"/>
              <w:jc w:val="center"/>
              <w:rPr>
                <w:rFonts w:cs="Times New Roman"/>
                <w:sz w:val="24"/>
                <w:szCs w:val="24"/>
              </w:rPr>
            </w:pPr>
            <w:r w:rsidRPr="00ED1B53">
              <w:rPr>
                <w:sz w:val="24"/>
                <w:szCs w:val="24"/>
                <w:lang w:val="pt-BR"/>
              </w:rPr>
              <w:lastRenderedPageBreak/>
              <w:t>4</w:t>
            </w:r>
          </w:p>
        </w:tc>
        <w:tc>
          <w:tcPr>
            <w:tcW w:w="0" w:type="auto"/>
            <w:shd w:val="clear" w:color="auto" w:fill="auto"/>
          </w:tcPr>
          <w:p w14:paraId="722815C9" w14:textId="5B8DAA10" w:rsidR="007D057B" w:rsidRPr="00ED1B53" w:rsidRDefault="007D057B" w:rsidP="00ED1B53">
            <w:pPr>
              <w:tabs>
                <w:tab w:val="left" w:pos="720"/>
              </w:tabs>
              <w:spacing w:before="0" w:after="0"/>
              <w:ind w:firstLine="0"/>
              <w:rPr>
                <w:b/>
                <w:bCs/>
                <w:sz w:val="24"/>
                <w:szCs w:val="24"/>
                <w:lang w:val="pt-BR"/>
              </w:rPr>
            </w:pPr>
            <w:r w:rsidRPr="00ED1B53">
              <w:rPr>
                <w:b/>
                <w:bCs/>
                <w:sz w:val="24"/>
                <w:szCs w:val="24"/>
                <w:lang w:val="pt-BR"/>
              </w:rPr>
              <w:t>Seminar 2</w:t>
            </w:r>
          </w:p>
          <w:p w14:paraId="06D8AB78"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Thực hành trực quan hóa với phần mềm R</w:t>
            </w:r>
          </w:p>
          <w:p w14:paraId="4136E05A"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lastRenderedPageBreak/>
              <w:t>- Thảo luận về các ví dụ, câu hỏi, bài tập của seminar 3</w:t>
            </w:r>
          </w:p>
          <w:p w14:paraId="7149BAA7" w14:textId="5ED97B1B" w:rsidR="003602B4" w:rsidRPr="00ED1B53" w:rsidRDefault="003602B4" w:rsidP="00ED1B53">
            <w:pPr>
              <w:widowControl w:val="0"/>
              <w:tabs>
                <w:tab w:val="left" w:pos="439"/>
                <w:tab w:val="left" w:pos="993"/>
              </w:tabs>
              <w:spacing w:before="0" w:after="0"/>
              <w:ind w:firstLine="0"/>
              <w:rPr>
                <w:rFonts w:cs="Times New Roman"/>
                <w:bCs/>
                <w:sz w:val="24"/>
                <w:szCs w:val="24"/>
                <w:lang w:val="fr-FR"/>
              </w:rPr>
            </w:pPr>
            <w:r w:rsidRPr="00ED1B53">
              <w:rPr>
                <w:sz w:val="24"/>
                <w:szCs w:val="24"/>
                <w:lang w:val="pt-BR"/>
              </w:rPr>
              <w:t>- Chữa bài tập số 1.</w:t>
            </w:r>
          </w:p>
        </w:tc>
        <w:tc>
          <w:tcPr>
            <w:tcW w:w="0" w:type="auto"/>
          </w:tcPr>
          <w:p w14:paraId="348A9054"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lastRenderedPageBreak/>
              <w:t>[1] Chương 1</w:t>
            </w:r>
          </w:p>
          <w:p w14:paraId="225491E1" w14:textId="77777777" w:rsidR="000D0A71" w:rsidRPr="00ED1B53" w:rsidRDefault="000D0A71" w:rsidP="00ED1B53">
            <w:pPr>
              <w:tabs>
                <w:tab w:val="left" w:pos="720"/>
              </w:tabs>
              <w:spacing w:before="0" w:after="0"/>
              <w:ind w:firstLine="0"/>
              <w:rPr>
                <w:sz w:val="24"/>
                <w:szCs w:val="24"/>
                <w:lang w:val="pt-BR"/>
              </w:rPr>
            </w:pPr>
          </w:p>
          <w:p w14:paraId="58B302DC" w14:textId="5DA0594F" w:rsidR="000D0A71" w:rsidRPr="00ED1B53" w:rsidRDefault="000D0A71" w:rsidP="00ED1B53">
            <w:pPr>
              <w:tabs>
                <w:tab w:val="left" w:pos="720"/>
              </w:tabs>
              <w:spacing w:before="0" w:after="0"/>
              <w:ind w:firstLine="0"/>
              <w:rPr>
                <w:sz w:val="24"/>
                <w:szCs w:val="24"/>
                <w:lang w:val="pt-BR"/>
              </w:rPr>
            </w:pPr>
            <w:r w:rsidRPr="00ED1B53">
              <w:rPr>
                <w:sz w:val="24"/>
                <w:szCs w:val="24"/>
                <w:lang w:val="pt-BR"/>
              </w:rPr>
              <w:t>[1] Chương 1</w:t>
            </w:r>
          </w:p>
          <w:p w14:paraId="42CFC380" w14:textId="3E017359" w:rsidR="007D057B" w:rsidRPr="00ED1B53" w:rsidRDefault="007D057B" w:rsidP="00ED1B53">
            <w:pPr>
              <w:tabs>
                <w:tab w:val="left" w:pos="720"/>
              </w:tabs>
              <w:spacing w:before="0" w:after="0"/>
              <w:ind w:firstLine="0"/>
              <w:rPr>
                <w:sz w:val="24"/>
                <w:szCs w:val="24"/>
                <w:lang w:val="pt-BR"/>
              </w:rPr>
            </w:pPr>
            <w:r w:rsidRPr="00ED1B53">
              <w:rPr>
                <w:sz w:val="24"/>
                <w:szCs w:val="24"/>
                <w:lang w:val="pt-BR"/>
              </w:rPr>
              <w:lastRenderedPageBreak/>
              <w:t>[2] Slide bài seminar 2</w:t>
            </w:r>
          </w:p>
          <w:p w14:paraId="378BEF4D" w14:textId="3F0138AC" w:rsidR="007D057B" w:rsidRPr="00ED1B53" w:rsidRDefault="007D057B" w:rsidP="00ED1B53">
            <w:pPr>
              <w:widowControl w:val="0"/>
              <w:tabs>
                <w:tab w:val="left" w:pos="993"/>
              </w:tabs>
              <w:spacing w:before="0" w:after="0"/>
              <w:ind w:firstLine="0"/>
              <w:rPr>
                <w:rFonts w:cs="Times New Roman"/>
                <w:sz w:val="24"/>
                <w:szCs w:val="24"/>
              </w:rPr>
            </w:pPr>
          </w:p>
        </w:tc>
        <w:tc>
          <w:tcPr>
            <w:tcW w:w="0" w:type="auto"/>
            <w:shd w:val="clear" w:color="auto" w:fill="auto"/>
          </w:tcPr>
          <w:p w14:paraId="0E6822BC" w14:textId="77777777" w:rsidR="007D057B" w:rsidRPr="00ED1B53" w:rsidRDefault="007D057B" w:rsidP="00ED1B53">
            <w:pPr>
              <w:tabs>
                <w:tab w:val="left" w:pos="720"/>
              </w:tabs>
              <w:spacing w:before="0" w:after="0"/>
              <w:ind w:firstLine="0"/>
              <w:rPr>
                <w:b/>
                <w:bCs/>
                <w:sz w:val="24"/>
                <w:szCs w:val="24"/>
                <w:lang w:val="pt-BR"/>
              </w:rPr>
            </w:pPr>
            <w:r w:rsidRPr="00ED1B53">
              <w:rPr>
                <w:b/>
                <w:bCs/>
                <w:sz w:val="24"/>
                <w:szCs w:val="24"/>
                <w:lang w:val="pt-BR"/>
              </w:rPr>
              <w:lastRenderedPageBreak/>
              <w:t>Giảng viên</w:t>
            </w:r>
          </w:p>
          <w:p w14:paraId="4C093DE5"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Hướng dẫn thực hành các dạng đồ thị trên phần mềm R</w:t>
            </w:r>
          </w:p>
          <w:p w14:paraId="19984B7E"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Đọc kết quả và nêu ý nghĩa của từng loại đồ thị.</w:t>
            </w:r>
          </w:p>
          <w:p w14:paraId="2315479F" w14:textId="29681A2A" w:rsidR="007D057B" w:rsidRPr="00ED1B53" w:rsidRDefault="007D057B" w:rsidP="00ED1B53">
            <w:pPr>
              <w:tabs>
                <w:tab w:val="left" w:pos="720"/>
              </w:tabs>
              <w:spacing w:before="0" w:after="0"/>
              <w:ind w:firstLine="0"/>
              <w:rPr>
                <w:sz w:val="24"/>
                <w:szCs w:val="24"/>
                <w:lang w:val="pt-BR"/>
              </w:rPr>
            </w:pPr>
            <w:r w:rsidRPr="00ED1B53">
              <w:rPr>
                <w:sz w:val="24"/>
                <w:szCs w:val="24"/>
                <w:lang w:val="pt-BR"/>
              </w:rPr>
              <w:t>- Hướng dẫn trả lời câu hỏi, làm bài tập seminar 2.</w:t>
            </w:r>
          </w:p>
          <w:p w14:paraId="026968A6" w14:textId="77777777" w:rsidR="007D057B" w:rsidRPr="00ED1B53" w:rsidRDefault="007D057B" w:rsidP="00ED1B53">
            <w:pPr>
              <w:tabs>
                <w:tab w:val="left" w:pos="720"/>
              </w:tabs>
              <w:spacing w:before="0" w:after="0"/>
              <w:ind w:firstLine="0"/>
              <w:rPr>
                <w:b/>
                <w:bCs/>
                <w:sz w:val="24"/>
                <w:szCs w:val="24"/>
                <w:lang w:val="pt-BR"/>
              </w:rPr>
            </w:pPr>
            <w:r w:rsidRPr="00ED1B53">
              <w:rPr>
                <w:b/>
                <w:bCs/>
                <w:sz w:val="24"/>
                <w:szCs w:val="24"/>
                <w:lang w:val="pt-BR"/>
              </w:rPr>
              <w:lastRenderedPageBreak/>
              <w:t>Sinh viên</w:t>
            </w:r>
          </w:p>
          <w:p w14:paraId="20E0502B"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Đọc tài liệu trước</w:t>
            </w:r>
          </w:p>
          <w:p w14:paraId="58704D60"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Theo dõi các bước thực hành</w:t>
            </w:r>
          </w:p>
          <w:p w14:paraId="67553EDA"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Thực hiện trên máy tính</w:t>
            </w:r>
          </w:p>
          <w:p w14:paraId="4C592F60"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Tham gia chữa bài</w:t>
            </w:r>
          </w:p>
          <w:p w14:paraId="147B4B39" w14:textId="77777777" w:rsidR="007D057B" w:rsidRPr="00ED1B53" w:rsidRDefault="007D057B" w:rsidP="00ED1B53">
            <w:pPr>
              <w:tabs>
                <w:tab w:val="left" w:pos="720"/>
              </w:tabs>
              <w:spacing w:before="0" w:after="0"/>
              <w:ind w:firstLine="0"/>
              <w:rPr>
                <w:rFonts w:cs="Times New Roman"/>
                <w:sz w:val="24"/>
                <w:szCs w:val="24"/>
              </w:rPr>
            </w:pPr>
          </w:p>
        </w:tc>
        <w:tc>
          <w:tcPr>
            <w:tcW w:w="0" w:type="auto"/>
            <w:shd w:val="clear" w:color="auto" w:fill="auto"/>
          </w:tcPr>
          <w:p w14:paraId="590178E9"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lastRenderedPageBreak/>
              <w:t>- Điểm danh</w:t>
            </w:r>
          </w:p>
          <w:p w14:paraId="28886D1F"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t>- Trả lời câu hỏi trong slide seminar 3</w:t>
            </w:r>
          </w:p>
          <w:p w14:paraId="14CEF603" w14:textId="77777777" w:rsidR="007D057B" w:rsidRPr="00ED1B53" w:rsidRDefault="007D057B" w:rsidP="00ED1B53">
            <w:pPr>
              <w:tabs>
                <w:tab w:val="left" w:pos="720"/>
              </w:tabs>
              <w:spacing w:before="0" w:after="0"/>
              <w:ind w:firstLine="0"/>
              <w:rPr>
                <w:sz w:val="24"/>
                <w:szCs w:val="24"/>
                <w:lang w:val="pt-BR"/>
              </w:rPr>
            </w:pPr>
            <w:r w:rsidRPr="00ED1B53">
              <w:rPr>
                <w:sz w:val="24"/>
                <w:szCs w:val="24"/>
                <w:lang w:val="pt-BR"/>
              </w:rPr>
              <w:lastRenderedPageBreak/>
              <w:t>- Trả lời câu hỏi về ý nghĩa của các loại đồ thị và sự phù hợp của loại đồ thị cho từng loại dữ liệu</w:t>
            </w:r>
          </w:p>
          <w:p w14:paraId="62C089F5" w14:textId="2C6CE2F7" w:rsidR="007D057B" w:rsidRPr="00ED1B53" w:rsidRDefault="007D057B" w:rsidP="00ED1B53">
            <w:pPr>
              <w:tabs>
                <w:tab w:val="left" w:pos="720"/>
              </w:tabs>
              <w:spacing w:before="0" w:after="0"/>
              <w:ind w:firstLine="0"/>
              <w:rPr>
                <w:sz w:val="24"/>
                <w:szCs w:val="24"/>
                <w:lang w:val="pt-BR"/>
              </w:rPr>
            </w:pPr>
            <w:r w:rsidRPr="00ED1B53">
              <w:rPr>
                <w:sz w:val="24"/>
                <w:szCs w:val="24"/>
                <w:lang w:val="pt-BR"/>
              </w:rPr>
              <w:t xml:space="preserve">- Trả lời các bài tập </w:t>
            </w:r>
            <w:r w:rsidR="00A01CE1" w:rsidRPr="00ED1B53">
              <w:rPr>
                <w:sz w:val="24"/>
                <w:szCs w:val="24"/>
                <w:lang w:val="pt-BR"/>
              </w:rPr>
              <w:t>về nhà</w:t>
            </w:r>
          </w:p>
          <w:p w14:paraId="0F79770A" w14:textId="77777777" w:rsidR="007D057B" w:rsidRPr="00ED1B53" w:rsidRDefault="007D057B" w:rsidP="00ED1B53">
            <w:pPr>
              <w:widowControl w:val="0"/>
              <w:tabs>
                <w:tab w:val="left" w:pos="288"/>
                <w:tab w:val="left" w:pos="990"/>
              </w:tabs>
              <w:spacing w:before="0" w:after="0"/>
              <w:ind w:firstLine="0"/>
              <w:rPr>
                <w:rFonts w:cs="Times New Roman"/>
                <w:sz w:val="24"/>
                <w:szCs w:val="24"/>
              </w:rPr>
            </w:pPr>
          </w:p>
        </w:tc>
        <w:tc>
          <w:tcPr>
            <w:tcW w:w="0" w:type="auto"/>
          </w:tcPr>
          <w:p w14:paraId="792C292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CLO1.1</w:t>
            </w:r>
          </w:p>
          <w:p w14:paraId="2E33B0C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1011CCF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15F1C1B5"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76A0EE4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CLO2.3</w:t>
            </w:r>
          </w:p>
          <w:p w14:paraId="16E21C7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7B6AF90A"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51E0DF7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3AEA4C6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4580D587" w14:textId="79F64E70" w:rsidR="007D057B" w:rsidRPr="00ED1B53" w:rsidRDefault="007D057B" w:rsidP="00ED1B53">
            <w:pPr>
              <w:widowControl w:val="0"/>
              <w:tabs>
                <w:tab w:val="left" w:pos="288"/>
                <w:tab w:val="left" w:pos="990"/>
              </w:tabs>
              <w:spacing w:before="0" w:after="0"/>
              <w:ind w:firstLine="0"/>
              <w:rPr>
                <w:rFonts w:cs="Times New Roman"/>
                <w:sz w:val="24"/>
                <w:szCs w:val="24"/>
              </w:rPr>
            </w:pPr>
          </w:p>
        </w:tc>
      </w:tr>
      <w:tr w:rsidR="004A78D4" w:rsidRPr="00ED1B53" w14:paraId="0F322A83" w14:textId="77777777" w:rsidTr="00ED1B53">
        <w:trPr>
          <w:trHeight w:val="20"/>
        </w:trPr>
        <w:tc>
          <w:tcPr>
            <w:tcW w:w="0" w:type="auto"/>
            <w:shd w:val="clear" w:color="auto" w:fill="auto"/>
          </w:tcPr>
          <w:p w14:paraId="65240FD2" w14:textId="2E955EBA" w:rsidR="005E4344" w:rsidRPr="00ED1B53" w:rsidRDefault="007D057B" w:rsidP="00ED1B53">
            <w:pPr>
              <w:widowControl w:val="0"/>
              <w:tabs>
                <w:tab w:val="left" w:pos="993"/>
              </w:tabs>
              <w:spacing w:before="0" w:after="0"/>
              <w:ind w:firstLine="0"/>
              <w:jc w:val="center"/>
              <w:rPr>
                <w:sz w:val="24"/>
                <w:szCs w:val="24"/>
                <w:lang w:val="pt-BR"/>
              </w:rPr>
            </w:pPr>
            <w:r w:rsidRPr="00ED1B53">
              <w:rPr>
                <w:sz w:val="24"/>
                <w:szCs w:val="24"/>
                <w:lang w:val="pt-BR"/>
              </w:rPr>
              <w:lastRenderedPageBreak/>
              <w:t>5</w:t>
            </w:r>
          </w:p>
        </w:tc>
        <w:tc>
          <w:tcPr>
            <w:tcW w:w="0" w:type="auto"/>
            <w:shd w:val="clear" w:color="auto" w:fill="auto"/>
          </w:tcPr>
          <w:p w14:paraId="4937C8D7" w14:textId="1D01111D" w:rsidR="005E4344" w:rsidRPr="00ED1B53" w:rsidRDefault="005E4344" w:rsidP="00ED1B53">
            <w:pPr>
              <w:widowControl w:val="0"/>
              <w:tabs>
                <w:tab w:val="left" w:pos="439"/>
                <w:tab w:val="left" w:pos="993"/>
              </w:tabs>
              <w:spacing w:before="0" w:after="0"/>
              <w:ind w:firstLine="0"/>
              <w:jc w:val="both"/>
              <w:rPr>
                <w:rFonts w:cs="Times New Roman"/>
                <w:sz w:val="24"/>
                <w:szCs w:val="24"/>
              </w:rPr>
            </w:pPr>
            <w:r w:rsidRPr="00ED1B53">
              <w:rPr>
                <w:rFonts w:cs="Times New Roman"/>
                <w:b/>
                <w:sz w:val="24"/>
                <w:szCs w:val="24"/>
              </w:rPr>
              <w:t xml:space="preserve">Lecture </w:t>
            </w:r>
            <w:r w:rsidR="00F47C08" w:rsidRPr="00ED1B53">
              <w:rPr>
                <w:rFonts w:cs="Times New Roman"/>
                <w:b/>
                <w:sz w:val="24"/>
                <w:szCs w:val="24"/>
              </w:rPr>
              <w:t>3</w:t>
            </w:r>
            <w:r w:rsidRPr="00ED1B53">
              <w:rPr>
                <w:rFonts w:cs="Times New Roman"/>
                <w:sz w:val="24"/>
                <w:szCs w:val="24"/>
              </w:rPr>
              <w:t>: Trực quan hóa dữ liệu (tiếp)</w:t>
            </w:r>
          </w:p>
          <w:p w14:paraId="4433F1BE" w14:textId="2E663AC6" w:rsidR="00F47C08" w:rsidRPr="00ED1B53" w:rsidRDefault="00E24C84" w:rsidP="00ED1B53">
            <w:pPr>
              <w:tabs>
                <w:tab w:val="left" w:pos="720"/>
              </w:tabs>
              <w:spacing w:before="0" w:after="0"/>
              <w:ind w:firstLine="0"/>
              <w:rPr>
                <w:rFonts w:cs="Times New Roman"/>
                <w:sz w:val="24"/>
                <w:szCs w:val="24"/>
              </w:rPr>
            </w:pPr>
            <w:r w:rsidRPr="00ED1B53">
              <w:rPr>
                <w:rFonts w:cs="Times New Roman"/>
                <w:sz w:val="24"/>
                <w:szCs w:val="24"/>
              </w:rPr>
              <w:t>3</w:t>
            </w:r>
            <w:r w:rsidR="00C7222C" w:rsidRPr="00ED1B53">
              <w:rPr>
                <w:rFonts w:cs="Times New Roman"/>
                <w:sz w:val="24"/>
                <w:szCs w:val="24"/>
              </w:rPr>
              <w:t>.1</w:t>
            </w:r>
            <w:r w:rsidR="005E4344" w:rsidRPr="00ED1B53">
              <w:rPr>
                <w:rFonts w:cs="Times New Roman"/>
                <w:sz w:val="24"/>
                <w:szCs w:val="24"/>
              </w:rPr>
              <w:t xml:space="preserve"> Trự</w:t>
            </w:r>
            <w:r w:rsidR="00F47C08" w:rsidRPr="00ED1B53">
              <w:rPr>
                <w:rFonts w:cs="Times New Roman"/>
                <w:sz w:val="24"/>
                <w:szCs w:val="24"/>
              </w:rPr>
              <w:t xml:space="preserve">c quan hóa dữ liệu mô tả mối liên hệ giữa các biến định lượng </w:t>
            </w:r>
          </w:p>
          <w:p w14:paraId="4A5CCE88" w14:textId="139C0ECE" w:rsidR="00F47C08" w:rsidRPr="00ED1B53" w:rsidRDefault="00C7222C" w:rsidP="00ED1B53">
            <w:pPr>
              <w:tabs>
                <w:tab w:val="left" w:pos="720"/>
              </w:tabs>
              <w:spacing w:before="0" w:after="0"/>
              <w:ind w:firstLine="0"/>
              <w:rPr>
                <w:rFonts w:cs="Times New Roman"/>
                <w:sz w:val="24"/>
                <w:szCs w:val="24"/>
              </w:rPr>
            </w:pPr>
            <w:r w:rsidRPr="00ED1B53">
              <w:rPr>
                <w:rFonts w:cs="Times New Roman"/>
                <w:sz w:val="24"/>
                <w:szCs w:val="24"/>
              </w:rPr>
              <w:t>3.2.</w:t>
            </w:r>
            <w:r w:rsidR="00F47C08" w:rsidRPr="00ED1B53">
              <w:rPr>
                <w:rFonts w:cs="Times New Roman"/>
                <w:sz w:val="24"/>
                <w:szCs w:val="24"/>
              </w:rPr>
              <w:t xml:space="preserve"> Trực quan hóa dữ liệu mô tả xu hướng của biến định lượng </w:t>
            </w:r>
          </w:p>
          <w:p w14:paraId="472F7723" w14:textId="41C19F77" w:rsidR="00F47C08" w:rsidRPr="00ED1B53" w:rsidRDefault="00C7222C" w:rsidP="00ED1B53">
            <w:pPr>
              <w:tabs>
                <w:tab w:val="left" w:pos="720"/>
              </w:tabs>
              <w:spacing w:before="0" w:after="0"/>
              <w:ind w:firstLine="0"/>
              <w:rPr>
                <w:rFonts w:cs="Times New Roman"/>
                <w:sz w:val="24"/>
                <w:szCs w:val="24"/>
              </w:rPr>
            </w:pPr>
            <w:r w:rsidRPr="00ED1B53">
              <w:rPr>
                <w:rFonts w:cs="Times New Roman"/>
                <w:sz w:val="24"/>
                <w:szCs w:val="24"/>
              </w:rPr>
              <w:t>3.3.</w:t>
            </w:r>
            <w:r w:rsidR="00F47C08" w:rsidRPr="00ED1B53">
              <w:rPr>
                <w:rFonts w:cs="Times New Roman"/>
                <w:sz w:val="24"/>
                <w:szCs w:val="24"/>
              </w:rPr>
              <w:t xml:space="preserve"> Trực quan hóa mô tả kết hợp biến </w:t>
            </w:r>
            <w:r w:rsidR="005E4344" w:rsidRPr="00ED1B53">
              <w:rPr>
                <w:rFonts w:cs="Times New Roman"/>
                <w:sz w:val="24"/>
                <w:szCs w:val="24"/>
              </w:rPr>
              <w:t xml:space="preserve"> định tính và</w:t>
            </w:r>
            <w:r w:rsidR="00F47C08" w:rsidRPr="00ED1B53">
              <w:rPr>
                <w:rFonts w:cs="Times New Roman"/>
                <w:sz w:val="24"/>
                <w:szCs w:val="24"/>
              </w:rPr>
              <w:t xml:space="preserve"> biến </w:t>
            </w:r>
            <w:r w:rsidR="005E4344" w:rsidRPr="00ED1B53">
              <w:rPr>
                <w:rFonts w:cs="Times New Roman"/>
                <w:sz w:val="24"/>
                <w:szCs w:val="24"/>
              </w:rPr>
              <w:t>định lượng</w:t>
            </w:r>
            <w:r w:rsidR="00F47C08" w:rsidRPr="00ED1B53">
              <w:rPr>
                <w:rFonts w:cs="Times New Roman"/>
                <w:sz w:val="24"/>
                <w:szCs w:val="24"/>
              </w:rPr>
              <w:t>.</w:t>
            </w:r>
          </w:p>
          <w:p w14:paraId="1D190A05" w14:textId="761F14FA" w:rsidR="00F47C08" w:rsidRPr="00ED1B53" w:rsidRDefault="00C7222C" w:rsidP="00ED1B53">
            <w:pPr>
              <w:tabs>
                <w:tab w:val="left" w:pos="720"/>
              </w:tabs>
              <w:spacing w:before="0" w:after="0"/>
              <w:ind w:firstLine="0"/>
              <w:rPr>
                <w:rFonts w:cs="Times New Roman"/>
                <w:sz w:val="24"/>
                <w:szCs w:val="24"/>
              </w:rPr>
            </w:pPr>
            <w:r w:rsidRPr="00ED1B53">
              <w:rPr>
                <w:rFonts w:cs="Times New Roman"/>
                <w:sz w:val="24"/>
                <w:szCs w:val="24"/>
              </w:rPr>
              <w:t>3.4.</w:t>
            </w:r>
            <w:r w:rsidR="00F47C08" w:rsidRPr="00ED1B53">
              <w:rPr>
                <w:rFonts w:cs="Times New Roman"/>
                <w:sz w:val="24"/>
                <w:szCs w:val="24"/>
              </w:rPr>
              <w:t xml:space="preserve"> Trực quan hóa mô tả mối liên hệ giữa biến  định tính và biến định lượng</w:t>
            </w:r>
          </w:p>
          <w:p w14:paraId="337FCB93" w14:textId="153B0DD2" w:rsidR="00F47C08" w:rsidRPr="00ED1B53" w:rsidRDefault="00C7222C" w:rsidP="00ED1B53">
            <w:pPr>
              <w:tabs>
                <w:tab w:val="left" w:pos="720"/>
              </w:tabs>
              <w:spacing w:before="0" w:after="0"/>
              <w:ind w:firstLine="0"/>
              <w:rPr>
                <w:rFonts w:cs="Times New Roman"/>
                <w:sz w:val="24"/>
                <w:szCs w:val="24"/>
              </w:rPr>
            </w:pPr>
            <w:r w:rsidRPr="00ED1B53">
              <w:rPr>
                <w:rFonts w:cs="Times New Roman"/>
                <w:sz w:val="24"/>
                <w:szCs w:val="24"/>
              </w:rPr>
              <w:lastRenderedPageBreak/>
              <w:t>3</w:t>
            </w:r>
            <w:r w:rsidR="00F47C08" w:rsidRPr="00ED1B53">
              <w:rPr>
                <w:rFonts w:cs="Times New Roman"/>
                <w:sz w:val="24"/>
                <w:szCs w:val="24"/>
              </w:rPr>
              <w:t>.5. Một số dạng biểu đồ trực quan hóa dữ liệu khác</w:t>
            </w:r>
          </w:p>
        </w:tc>
        <w:tc>
          <w:tcPr>
            <w:tcW w:w="0" w:type="auto"/>
            <w:vAlign w:val="center"/>
          </w:tcPr>
          <w:p w14:paraId="48B1898A" w14:textId="2FB9A0AF" w:rsidR="005E4344" w:rsidRPr="00ED1B53" w:rsidRDefault="005E4344" w:rsidP="00ED1B53">
            <w:pPr>
              <w:tabs>
                <w:tab w:val="left" w:pos="720"/>
              </w:tabs>
              <w:spacing w:before="0" w:after="0"/>
              <w:ind w:firstLine="0"/>
              <w:rPr>
                <w:sz w:val="24"/>
                <w:szCs w:val="24"/>
                <w:lang w:val="pt-BR"/>
              </w:rPr>
            </w:pPr>
            <w:r w:rsidRPr="00ED1B53">
              <w:rPr>
                <w:rFonts w:cs="Times New Roman"/>
                <w:sz w:val="24"/>
                <w:szCs w:val="24"/>
              </w:rPr>
              <w:lastRenderedPageBreak/>
              <w:t>[1] Chương 1</w:t>
            </w:r>
          </w:p>
        </w:tc>
        <w:tc>
          <w:tcPr>
            <w:tcW w:w="0" w:type="auto"/>
            <w:shd w:val="clear" w:color="auto" w:fill="auto"/>
            <w:vAlign w:val="center"/>
          </w:tcPr>
          <w:p w14:paraId="7F561EBB" w14:textId="77777777" w:rsidR="005E4344" w:rsidRPr="00ED1B53" w:rsidRDefault="005E4344" w:rsidP="00ED1B53">
            <w:pPr>
              <w:tabs>
                <w:tab w:val="left" w:pos="720"/>
              </w:tabs>
              <w:spacing w:before="0" w:after="0"/>
              <w:ind w:firstLine="0"/>
              <w:rPr>
                <w:b/>
                <w:bCs/>
                <w:sz w:val="24"/>
                <w:szCs w:val="24"/>
                <w:lang w:val="pt-BR"/>
              </w:rPr>
            </w:pPr>
            <w:r w:rsidRPr="00ED1B53">
              <w:rPr>
                <w:b/>
                <w:bCs/>
                <w:sz w:val="24"/>
                <w:szCs w:val="24"/>
                <w:lang w:val="pt-BR"/>
              </w:rPr>
              <w:t>Giảng viên</w:t>
            </w:r>
          </w:p>
          <w:p w14:paraId="25E5DEE0" w14:textId="77777777" w:rsidR="005E4344" w:rsidRPr="00ED1B53" w:rsidRDefault="005E4344" w:rsidP="00ED1B53">
            <w:pPr>
              <w:tabs>
                <w:tab w:val="left" w:pos="720"/>
              </w:tabs>
              <w:spacing w:before="0" w:after="0"/>
              <w:ind w:firstLine="0"/>
              <w:rPr>
                <w:sz w:val="24"/>
                <w:szCs w:val="24"/>
                <w:lang w:val="pt-BR"/>
              </w:rPr>
            </w:pPr>
            <w:r w:rsidRPr="00ED1B53">
              <w:rPr>
                <w:sz w:val="24"/>
                <w:szCs w:val="24"/>
                <w:lang w:val="pt-BR"/>
              </w:rPr>
              <w:t xml:space="preserve">- Giảng lý thuyết theo nội dung slide </w:t>
            </w:r>
          </w:p>
          <w:p w14:paraId="7EA4036C" w14:textId="77777777" w:rsidR="005E4344" w:rsidRPr="00ED1B53" w:rsidRDefault="005E4344"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75245472" w14:textId="77777777" w:rsidR="005E4344" w:rsidRPr="00ED1B53" w:rsidRDefault="005E4344"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0DC89054" w14:textId="45855FF8" w:rsidR="005E4344" w:rsidRPr="00ED1B53" w:rsidRDefault="005E4344" w:rsidP="00ED1B53">
            <w:pPr>
              <w:spacing w:before="0" w:after="0"/>
              <w:ind w:firstLine="0"/>
              <w:rPr>
                <w:sz w:val="24"/>
                <w:szCs w:val="24"/>
                <w:lang w:val="pt-BR"/>
              </w:rPr>
            </w:pPr>
            <w:r w:rsidRPr="00ED1B53">
              <w:rPr>
                <w:sz w:val="24"/>
                <w:szCs w:val="24"/>
                <w:lang w:val="pt-BR"/>
              </w:rPr>
              <w:t>- Yêu cầu sinh viên xem trước ví dụ, câu hỏi, bài tậ</w:t>
            </w:r>
            <w:r w:rsidR="00C7222C" w:rsidRPr="00ED1B53">
              <w:rPr>
                <w:sz w:val="24"/>
                <w:szCs w:val="24"/>
                <w:lang w:val="pt-BR"/>
              </w:rPr>
              <w:t>p dành cho seminar 3</w:t>
            </w:r>
          </w:p>
          <w:p w14:paraId="6255A42E" w14:textId="77777777" w:rsidR="005E4344" w:rsidRPr="00ED1B53" w:rsidRDefault="005E4344" w:rsidP="00ED1B53">
            <w:pPr>
              <w:tabs>
                <w:tab w:val="left" w:pos="720"/>
              </w:tabs>
              <w:spacing w:before="0" w:after="0"/>
              <w:ind w:firstLine="0"/>
              <w:rPr>
                <w:sz w:val="24"/>
                <w:szCs w:val="24"/>
                <w:lang w:val="pt-BR"/>
              </w:rPr>
            </w:pPr>
          </w:p>
          <w:p w14:paraId="0A88655C" w14:textId="77777777" w:rsidR="005E4344" w:rsidRPr="00ED1B53" w:rsidRDefault="005E4344" w:rsidP="00ED1B53">
            <w:pPr>
              <w:tabs>
                <w:tab w:val="left" w:pos="720"/>
              </w:tabs>
              <w:spacing w:before="0" w:after="0"/>
              <w:ind w:firstLine="0"/>
              <w:rPr>
                <w:b/>
                <w:bCs/>
                <w:sz w:val="24"/>
                <w:szCs w:val="24"/>
                <w:lang w:val="pt-BR"/>
              </w:rPr>
            </w:pPr>
            <w:r w:rsidRPr="00ED1B53">
              <w:rPr>
                <w:b/>
                <w:bCs/>
                <w:sz w:val="24"/>
                <w:szCs w:val="24"/>
                <w:lang w:val="pt-BR"/>
              </w:rPr>
              <w:t>Sinh viên</w:t>
            </w:r>
          </w:p>
          <w:p w14:paraId="2DA53C6F" w14:textId="77777777" w:rsidR="005E4344" w:rsidRPr="00ED1B53" w:rsidRDefault="005E4344"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5DF64361" w14:textId="370C4923" w:rsidR="005E4344" w:rsidRPr="00ED1B53" w:rsidRDefault="005E4344" w:rsidP="00ED1B53">
            <w:pPr>
              <w:tabs>
                <w:tab w:val="left" w:pos="720"/>
              </w:tabs>
              <w:spacing w:before="0" w:after="0"/>
              <w:ind w:firstLine="0"/>
              <w:rPr>
                <w:b/>
                <w:bCs/>
                <w:sz w:val="24"/>
                <w:szCs w:val="24"/>
                <w:lang w:val="pt-BR"/>
              </w:rPr>
            </w:pPr>
            <w:r w:rsidRPr="00ED1B53">
              <w:rPr>
                <w:sz w:val="24"/>
                <w:szCs w:val="24"/>
                <w:lang w:val="pt-BR"/>
              </w:rPr>
              <w:t>- Xem trước các ví dụ, làm bài tập được yêu cầu</w:t>
            </w:r>
          </w:p>
        </w:tc>
        <w:tc>
          <w:tcPr>
            <w:tcW w:w="0" w:type="auto"/>
            <w:shd w:val="clear" w:color="auto" w:fill="auto"/>
          </w:tcPr>
          <w:p w14:paraId="7746DE78"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Giảng viên</w:t>
            </w:r>
          </w:p>
          <w:p w14:paraId="74D19B20" w14:textId="05B4A9E3"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Giảng lý thuyết theo nội dung slide lecture 3</w:t>
            </w:r>
          </w:p>
          <w:p w14:paraId="28390C71"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2F9F2198"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06D89632" w14:textId="17471401" w:rsidR="002D54A8" w:rsidRPr="00ED1B53" w:rsidRDefault="002D54A8" w:rsidP="00ED1B53">
            <w:pPr>
              <w:tabs>
                <w:tab w:val="left" w:pos="720"/>
              </w:tabs>
              <w:spacing w:before="0" w:after="0"/>
              <w:ind w:firstLine="0"/>
              <w:rPr>
                <w:sz w:val="24"/>
                <w:szCs w:val="24"/>
                <w:lang w:val="pt-BR"/>
              </w:rPr>
            </w:pPr>
            <w:r w:rsidRPr="00ED1B53">
              <w:rPr>
                <w:sz w:val="24"/>
                <w:szCs w:val="24"/>
                <w:lang w:val="pt-BR"/>
              </w:rPr>
              <w:t>- Yêu cầu sinh viên xem trước ví dụ, câu hỏi, bài tập dành cho seminar 3</w:t>
            </w:r>
          </w:p>
          <w:p w14:paraId="3E06A4B3"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Sinh viên</w:t>
            </w:r>
          </w:p>
          <w:p w14:paraId="1FE94B22"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lastRenderedPageBreak/>
              <w:t xml:space="preserve">- Đọc trước các tài liệu </w:t>
            </w:r>
          </w:p>
          <w:p w14:paraId="53F4249A"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p w14:paraId="4B83CEAF" w14:textId="5FF86B41" w:rsidR="005E4344" w:rsidRPr="00ED1B53" w:rsidRDefault="005E4344" w:rsidP="00ED1B53">
            <w:pPr>
              <w:tabs>
                <w:tab w:val="left" w:pos="720"/>
              </w:tabs>
              <w:spacing w:before="0" w:after="0"/>
              <w:ind w:firstLine="0"/>
              <w:rPr>
                <w:sz w:val="24"/>
                <w:szCs w:val="24"/>
                <w:lang w:val="pt-BR"/>
              </w:rPr>
            </w:pPr>
          </w:p>
        </w:tc>
        <w:tc>
          <w:tcPr>
            <w:tcW w:w="0" w:type="auto"/>
            <w:vAlign w:val="center"/>
          </w:tcPr>
          <w:p w14:paraId="04C05B8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CLO1.1</w:t>
            </w:r>
          </w:p>
          <w:p w14:paraId="6284444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073B2EE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0483441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3AD7D69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0550F79E"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0E380CD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1A9CDF60" w14:textId="7B123677" w:rsidR="005E4344" w:rsidRPr="00ED1B53" w:rsidRDefault="005E4344" w:rsidP="00ED1B53">
            <w:pPr>
              <w:widowControl w:val="0"/>
              <w:spacing w:before="0" w:after="0"/>
              <w:ind w:firstLine="0"/>
              <w:jc w:val="center"/>
              <w:rPr>
                <w:sz w:val="24"/>
                <w:szCs w:val="24"/>
                <w:lang w:val="pt-BR"/>
              </w:rPr>
            </w:pPr>
          </w:p>
        </w:tc>
      </w:tr>
      <w:tr w:rsidR="00652066" w:rsidRPr="00ED1B53" w14:paraId="6170774E" w14:textId="77777777" w:rsidTr="00ED1B53">
        <w:trPr>
          <w:trHeight w:val="20"/>
        </w:trPr>
        <w:tc>
          <w:tcPr>
            <w:tcW w:w="0" w:type="auto"/>
            <w:shd w:val="clear" w:color="auto" w:fill="auto"/>
          </w:tcPr>
          <w:p w14:paraId="6873B472" w14:textId="7339A6C6" w:rsidR="00C7222C" w:rsidRPr="00ED1B53" w:rsidRDefault="007D057B" w:rsidP="00ED1B53">
            <w:pPr>
              <w:widowControl w:val="0"/>
              <w:tabs>
                <w:tab w:val="left" w:pos="993"/>
              </w:tabs>
              <w:spacing w:before="0" w:after="0"/>
              <w:ind w:firstLine="0"/>
              <w:jc w:val="center"/>
              <w:rPr>
                <w:rFonts w:cs="Times New Roman"/>
                <w:sz w:val="24"/>
                <w:szCs w:val="24"/>
              </w:rPr>
            </w:pPr>
            <w:r w:rsidRPr="00ED1B53">
              <w:rPr>
                <w:sz w:val="24"/>
                <w:szCs w:val="24"/>
                <w:lang w:val="pt-BR"/>
              </w:rPr>
              <w:lastRenderedPageBreak/>
              <w:t>6</w:t>
            </w:r>
          </w:p>
        </w:tc>
        <w:tc>
          <w:tcPr>
            <w:tcW w:w="0" w:type="auto"/>
            <w:shd w:val="clear" w:color="auto" w:fill="auto"/>
          </w:tcPr>
          <w:p w14:paraId="39DE567A" w14:textId="5989767D" w:rsidR="00C7222C" w:rsidRPr="00ED1B53" w:rsidRDefault="00C7222C" w:rsidP="00ED1B53">
            <w:pPr>
              <w:tabs>
                <w:tab w:val="left" w:pos="720"/>
              </w:tabs>
              <w:spacing w:before="0" w:after="0"/>
              <w:ind w:firstLine="0"/>
              <w:rPr>
                <w:b/>
                <w:bCs/>
                <w:sz w:val="24"/>
                <w:szCs w:val="24"/>
                <w:lang w:val="pt-BR"/>
              </w:rPr>
            </w:pPr>
            <w:r w:rsidRPr="00ED1B53">
              <w:rPr>
                <w:b/>
                <w:bCs/>
                <w:sz w:val="24"/>
                <w:szCs w:val="24"/>
                <w:lang w:val="pt-BR"/>
              </w:rPr>
              <w:t>Seminar 3</w:t>
            </w:r>
          </w:p>
          <w:p w14:paraId="21A850BA" w14:textId="7E7E37ED" w:rsidR="00C7222C" w:rsidRPr="00ED1B53" w:rsidRDefault="00C7222C" w:rsidP="00ED1B53">
            <w:pPr>
              <w:tabs>
                <w:tab w:val="left" w:pos="720"/>
              </w:tabs>
              <w:spacing w:before="0" w:after="0"/>
              <w:ind w:firstLine="0"/>
              <w:rPr>
                <w:sz w:val="24"/>
                <w:szCs w:val="24"/>
                <w:lang w:val="pt-BR"/>
              </w:rPr>
            </w:pPr>
            <w:r w:rsidRPr="00ED1B53">
              <w:rPr>
                <w:sz w:val="24"/>
                <w:szCs w:val="24"/>
                <w:lang w:val="pt-BR"/>
              </w:rPr>
              <w:t>- Thực hành trực quan hóa với phần mềm R</w:t>
            </w:r>
            <w:r w:rsidR="007D057B" w:rsidRPr="00ED1B53">
              <w:rPr>
                <w:sz w:val="24"/>
                <w:szCs w:val="24"/>
                <w:lang w:val="pt-BR"/>
              </w:rPr>
              <w:t xml:space="preserve"> cho các đồ thị trong lecture 3</w:t>
            </w:r>
            <w:r w:rsidR="003602B4" w:rsidRPr="00ED1B53">
              <w:rPr>
                <w:sz w:val="24"/>
                <w:szCs w:val="24"/>
                <w:lang w:val="pt-BR"/>
              </w:rPr>
              <w:t>.</w:t>
            </w:r>
          </w:p>
          <w:p w14:paraId="4B3488AA" w14:textId="33F26ACA" w:rsidR="003602B4" w:rsidRPr="00ED1B53" w:rsidRDefault="003602B4" w:rsidP="00ED1B53">
            <w:pPr>
              <w:tabs>
                <w:tab w:val="left" w:pos="720"/>
              </w:tabs>
              <w:spacing w:before="0" w:after="0"/>
              <w:ind w:firstLine="0"/>
              <w:rPr>
                <w:sz w:val="24"/>
                <w:szCs w:val="24"/>
                <w:lang w:val="pt-BR"/>
              </w:rPr>
            </w:pPr>
            <w:r w:rsidRPr="00ED1B53">
              <w:rPr>
                <w:sz w:val="24"/>
                <w:szCs w:val="24"/>
                <w:lang w:val="pt-BR"/>
              </w:rPr>
              <w:t>- Chữa bài tập số 2.</w:t>
            </w:r>
          </w:p>
          <w:p w14:paraId="60F41C96" w14:textId="36B62102" w:rsidR="007D057B" w:rsidRPr="00ED1B53" w:rsidRDefault="007D057B" w:rsidP="00ED1B53">
            <w:pPr>
              <w:tabs>
                <w:tab w:val="left" w:pos="720"/>
              </w:tabs>
              <w:spacing w:before="0" w:after="0"/>
              <w:ind w:firstLine="0"/>
              <w:rPr>
                <w:rFonts w:cs="Times New Roman"/>
                <w:bCs/>
                <w:sz w:val="24"/>
                <w:szCs w:val="24"/>
                <w:lang w:val="fr-FR"/>
              </w:rPr>
            </w:pPr>
            <w:r w:rsidRPr="00ED1B53">
              <w:rPr>
                <w:sz w:val="24"/>
                <w:szCs w:val="24"/>
                <w:lang w:val="pt-BR"/>
              </w:rPr>
              <w:t xml:space="preserve">- </w:t>
            </w:r>
            <w:r w:rsidR="00650DC8" w:rsidRPr="00ED1B53">
              <w:rPr>
                <w:sz w:val="24"/>
                <w:szCs w:val="24"/>
                <w:lang w:val="pt-BR"/>
              </w:rPr>
              <w:t xml:space="preserve">Trình bày bài tập </w:t>
            </w:r>
            <w:r w:rsidRPr="00ED1B53">
              <w:rPr>
                <w:sz w:val="24"/>
                <w:szCs w:val="24"/>
                <w:lang w:val="pt-BR"/>
              </w:rPr>
              <w:t>nhóm</w:t>
            </w:r>
            <w:r w:rsidR="00650DC8" w:rsidRPr="00ED1B53">
              <w:rPr>
                <w:sz w:val="24"/>
                <w:szCs w:val="24"/>
                <w:lang w:val="pt-BR"/>
              </w:rPr>
              <w:t xml:space="preserve"> theo chủ để của lecture 2 và lecture 3 </w:t>
            </w:r>
          </w:p>
        </w:tc>
        <w:tc>
          <w:tcPr>
            <w:tcW w:w="0" w:type="auto"/>
          </w:tcPr>
          <w:p w14:paraId="0FF99AA2" w14:textId="77777777" w:rsidR="00C7222C" w:rsidRPr="00ED1B53" w:rsidRDefault="00C7222C" w:rsidP="00ED1B53">
            <w:pPr>
              <w:tabs>
                <w:tab w:val="left" w:pos="720"/>
              </w:tabs>
              <w:spacing w:before="0" w:after="0"/>
              <w:ind w:firstLine="0"/>
              <w:rPr>
                <w:sz w:val="24"/>
                <w:szCs w:val="24"/>
                <w:lang w:val="pt-BR"/>
              </w:rPr>
            </w:pPr>
            <w:r w:rsidRPr="00ED1B53">
              <w:rPr>
                <w:sz w:val="24"/>
                <w:szCs w:val="24"/>
                <w:lang w:val="pt-BR"/>
              </w:rPr>
              <w:t>[1] Chương 1</w:t>
            </w:r>
          </w:p>
          <w:p w14:paraId="2F6F403C" w14:textId="70D9EEB7" w:rsidR="00C7222C" w:rsidRPr="00ED1B53" w:rsidRDefault="007D057B" w:rsidP="00ED1B53">
            <w:pPr>
              <w:tabs>
                <w:tab w:val="left" w:pos="720"/>
              </w:tabs>
              <w:spacing w:before="0" w:after="0"/>
              <w:ind w:firstLine="0"/>
              <w:rPr>
                <w:sz w:val="24"/>
                <w:szCs w:val="24"/>
                <w:lang w:val="pt-BR"/>
              </w:rPr>
            </w:pPr>
            <w:r w:rsidRPr="00ED1B53">
              <w:rPr>
                <w:sz w:val="24"/>
                <w:szCs w:val="24"/>
                <w:lang w:val="pt-BR"/>
              </w:rPr>
              <w:t>[2] Slide bài seminar 3</w:t>
            </w:r>
          </w:p>
        </w:tc>
        <w:tc>
          <w:tcPr>
            <w:tcW w:w="0" w:type="auto"/>
            <w:shd w:val="clear" w:color="auto" w:fill="auto"/>
          </w:tcPr>
          <w:p w14:paraId="5A001C6E" w14:textId="77777777" w:rsidR="00C7222C" w:rsidRPr="00ED1B53" w:rsidRDefault="00C7222C" w:rsidP="00ED1B53">
            <w:pPr>
              <w:tabs>
                <w:tab w:val="left" w:pos="720"/>
              </w:tabs>
              <w:spacing w:before="0" w:after="0"/>
              <w:ind w:firstLine="0"/>
              <w:rPr>
                <w:b/>
                <w:bCs/>
                <w:sz w:val="24"/>
                <w:szCs w:val="24"/>
                <w:lang w:val="pt-BR"/>
              </w:rPr>
            </w:pPr>
            <w:r w:rsidRPr="00ED1B53">
              <w:rPr>
                <w:b/>
                <w:bCs/>
                <w:sz w:val="24"/>
                <w:szCs w:val="24"/>
                <w:lang w:val="pt-BR"/>
              </w:rPr>
              <w:t>Giảng viên</w:t>
            </w:r>
          </w:p>
          <w:p w14:paraId="514F919C" w14:textId="32BB0E72" w:rsidR="00C7222C" w:rsidRPr="00ED1B53" w:rsidRDefault="00C7222C" w:rsidP="00ED1B53">
            <w:pPr>
              <w:tabs>
                <w:tab w:val="left" w:pos="720"/>
              </w:tabs>
              <w:spacing w:before="0" w:after="0"/>
              <w:ind w:firstLine="0"/>
              <w:rPr>
                <w:sz w:val="24"/>
                <w:szCs w:val="24"/>
                <w:lang w:val="pt-BR"/>
              </w:rPr>
            </w:pPr>
            <w:r w:rsidRPr="00ED1B53">
              <w:rPr>
                <w:sz w:val="24"/>
                <w:szCs w:val="24"/>
                <w:lang w:val="pt-BR"/>
              </w:rPr>
              <w:t xml:space="preserve">- Hướng dẫn thực hành các dạng đồ thị </w:t>
            </w:r>
            <w:r w:rsidR="007D057B" w:rsidRPr="00ED1B53">
              <w:rPr>
                <w:sz w:val="24"/>
                <w:szCs w:val="24"/>
                <w:lang w:val="pt-BR"/>
              </w:rPr>
              <w:t xml:space="preserve">trong lecture 3 </w:t>
            </w:r>
            <w:r w:rsidRPr="00ED1B53">
              <w:rPr>
                <w:sz w:val="24"/>
                <w:szCs w:val="24"/>
                <w:lang w:val="pt-BR"/>
              </w:rPr>
              <w:t>trên phần mềm R</w:t>
            </w:r>
            <w:r w:rsidR="007D057B" w:rsidRPr="00ED1B53">
              <w:rPr>
                <w:sz w:val="24"/>
                <w:szCs w:val="24"/>
                <w:lang w:val="pt-BR"/>
              </w:rPr>
              <w:t xml:space="preserve"> </w:t>
            </w:r>
          </w:p>
          <w:p w14:paraId="7491EBDB" w14:textId="77777777" w:rsidR="00C7222C" w:rsidRPr="00ED1B53" w:rsidRDefault="00C7222C" w:rsidP="00ED1B53">
            <w:pPr>
              <w:tabs>
                <w:tab w:val="left" w:pos="720"/>
              </w:tabs>
              <w:spacing w:before="0" w:after="0"/>
              <w:ind w:firstLine="0"/>
              <w:rPr>
                <w:sz w:val="24"/>
                <w:szCs w:val="24"/>
                <w:lang w:val="pt-BR"/>
              </w:rPr>
            </w:pPr>
            <w:r w:rsidRPr="00ED1B53">
              <w:rPr>
                <w:sz w:val="24"/>
                <w:szCs w:val="24"/>
                <w:lang w:val="pt-BR"/>
              </w:rPr>
              <w:t>- Đọc kết quả và nêu ý nghĩa của từng loại đồ thị.</w:t>
            </w:r>
          </w:p>
          <w:p w14:paraId="1D1216C3" w14:textId="2265043C" w:rsidR="00C7222C" w:rsidRPr="00ED1B53" w:rsidRDefault="00C7222C" w:rsidP="00ED1B53">
            <w:pPr>
              <w:tabs>
                <w:tab w:val="left" w:pos="720"/>
              </w:tabs>
              <w:spacing w:before="0" w:after="0"/>
              <w:ind w:firstLine="0"/>
              <w:rPr>
                <w:sz w:val="24"/>
                <w:szCs w:val="24"/>
                <w:lang w:val="pt-BR"/>
              </w:rPr>
            </w:pPr>
            <w:r w:rsidRPr="00ED1B53">
              <w:rPr>
                <w:sz w:val="24"/>
                <w:szCs w:val="24"/>
                <w:lang w:val="pt-BR"/>
              </w:rPr>
              <w:t>- Hướng dẫn trả lời câu hỏi, làm bài tậ</w:t>
            </w:r>
            <w:r w:rsidR="007D057B" w:rsidRPr="00ED1B53">
              <w:rPr>
                <w:sz w:val="24"/>
                <w:szCs w:val="24"/>
                <w:lang w:val="pt-BR"/>
              </w:rPr>
              <w:t>p</w:t>
            </w:r>
            <w:r w:rsidR="00E24C84" w:rsidRPr="00ED1B53">
              <w:rPr>
                <w:sz w:val="24"/>
                <w:szCs w:val="24"/>
                <w:lang w:val="pt-BR"/>
              </w:rPr>
              <w:t xml:space="preserve"> seminar </w:t>
            </w:r>
            <w:r w:rsidRPr="00ED1B53">
              <w:rPr>
                <w:sz w:val="24"/>
                <w:szCs w:val="24"/>
                <w:lang w:val="pt-BR"/>
              </w:rPr>
              <w:t>3</w:t>
            </w:r>
          </w:p>
          <w:p w14:paraId="186042DF" w14:textId="63D1497E" w:rsidR="007D057B" w:rsidRPr="00ED1B53" w:rsidRDefault="007D057B" w:rsidP="00ED1B53">
            <w:pPr>
              <w:tabs>
                <w:tab w:val="left" w:pos="720"/>
              </w:tabs>
              <w:spacing w:before="0" w:after="0"/>
              <w:ind w:firstLine="0"/>
              <w:rPr>
                <w:sz w:val="24"/>
                <w:szCs w:val="24"/>
                <w:lang w:val="pt-BR"/>
              </w:rPr>
            </w:pPr>
            <w:r w:rsidRPr="00ED1B53">
              <w:rPr>
                <w:sz w:val="24"/>
                <w:szCs w:val="24"/>
                <w:lang w:val="pt-BR"/>
              </w:rPr>
              <w:t>- Giới thiệu lại quy định của bài tập nhóm và chấm điểm bài tập nhóm</w:t>
            </w:r>
            <w:del w:id="9" w:author="Bich Tran" w:date="2024-05-16T10:12:00Z">
              <w:r w:rsidRPr="00ED1B53" w:rsidDel="003602B4">
                <w:rPr>
                  <w:sz w:val="24"/>
                  <w:szCs w:val="24"/>
                  <w:lang w:val="pt-BR"/>
                </w:rPr>
                <w:delText xml:space="preserve"> </w:delText>
              </w:r>
            </w:del>
            <w:r w:rsidRPr="00ED1B53">
              <w:rPr>
                <w:sz w:val="24"/>
                <w:szCs w:val="24"/>
                <w:lang w:val="pt-BR"/>
              </w:rPr>
              <w:t>.</w:t>
            </w:r>
          </w:p>
          <w:p w14:paraId="79E8D10C" w14:textId="77777777" w:rsidR="00C7222C" w:rsidRPr="00ED1B53" w:rsidRDefault="00C7222C" w:rsidP="00ED1B53">
            <w:pPr>
              <w:tabs>
                <w:tab w:val="left" w:pos="720"/>
              </w:tabs>
              <w:spacing w:before="0" w:after="0"/>
              <w:ind w:firstLine="0"/>
              <w:rPr>
                <w:sz w:val="24"/>
                <w:szCs w:val="24"/>
                <w:lang w:val="pt-BR"/>
              </w:rPr>
            </w:pPr>
          </w:p>
          <w:p w14:paraId="73A8A5DA" w14:textId="77777777" w:rsidR="00C7222C" w:rsidRPr="00ED1B53" w:rsidRDefault="00C7222C" w:rsidP="00ED1B53">
            <w:pPr>
              <w:tabs>
                <w:tab w:val="left" w:pos="720"/>
              </w:tabs>
              <w:spacing w:before="0" w:after="0"/>
              <w:ind w:firstLine="0"/>
              <w:rPr>
                <w:b/>
                <w:bCs/>
                <w:sz w:val="24"/>
                <w:szCs w:val="24"/>
                <w:lang w:val="pt-BR"/>
              </w:rPr>
            </w:pPr>
            <w:r w:rsidRPr="00ED1B53">
              <w:rPr>
                <w:b/>
                <w:bCs/>
                <w:sz w:val="24"/>
                <w:szCs w:val="24"/>
                <w:lang w:val="pt-BR"/>
              </w:rPr>
              <w:t>Sinh viên</w:t>
            </w:r>
          </w:p>
          <w:p w14:paraId="27EF9D00" w14:textId="77777777" w:rsidR="00C7222C" w:rsidRPr="00ED1B53" w:rsidRDefault="00C7222C" w:rsidP="00ED1B53">
            <w:pPr>
              <w:tabs>
                <w:tab w:val="left" w:pos="720"/>
              </w:tabs>
              <w:spacing w:before="0" w:after="0"/>
              <w:ind w:firstLine="0"/>
              <w:rPr>
                <w:sz w:val="24"/>
                <w:szCs w:val="24"/>
                <w:lang w:val="pt-BR"/>
              </w:rPr>
            </w:pPr>
            <w:r w:rsidRPr="00ED1B53">
              <w:rPr>
                <w:sz w:val="24"/>
                <w:szCs w:val="24"/>
                <w:lang w:val="pt-BR"/>
              </w:rPr>
              <w:t>- Đọc tài liệu trước</w:t>
            </w:r>
          </w:p>
          <w:p w14:paraId="2E66C5C5" w14:textId="77777777" w:rsidR="00C7222C" w:rsidRPr="00ED1B53" w:rsidRDefault="00C7222C" w:rsidP="00ED1B53">
            <w:pPr>
              <w:tabs>
                <w:tab w:val="left" w:pos="720"/>
              </w:tabs>
              <w:spacing w:before="0" w:after="0"/>
              <w:ind w:firstLine="0"/>
              <w:rPr>
                <w:sz w:val="24"/>
                <w:szCs w:val="24"/>
                <w:lang w:val="pt-BR"/>
              </w:rPr>
            </w:pPr>
            <w:r w:rsidRPr="00ED1B53">
              <w:rPr>
                <w:sz w:val="24"/>
                <w:szCs w:val="24"/>
                <w:lang w:val="pt-BR"/>
              </w:rPr>
              <w:t>- Theo dõi các bước thực hành</w:t>
            </w:r>
          </w:p>
          <w:p w14:paraId="37BDD5F5" w14:textId="77777777" w:rsidR="00C7222C" w:rsidRPr="00ED1B53" w:rsidRDefault="00C7222C" w:rsidP="00ED1B53">
            <w:pPr>
              <w:tabs>
                <w:tab w:val="left" w:pos="720"/>
              </w:tabs>
              <w:spacing w:before="0" w:after="0"/>
              <w:ind w:firstLine="0"/>
              <w:rPr>
                <w:sz w:val="24"/>
                <w:szCs w:val="24"/>
                <w:lang w:val="pt-BR"/>
              </w:rPr>
            </w:pPr>
            <w:r w:rsidRPr="00ED1B53">
              <w:rPr>
                <w:sz w:val="24"/>
                <w:szCs w:val="24"/>
                <w:lang w:val="pt-BR"/>
              </w:rPr>
              <w:t>- Thực hiện trên máy tính</w:t>
            </w:r>
          </w:p>
          <w:p w14:paraId="08C5E51C" w14:textId="0738CBCC" w:rsidR="00C7222C" w:rsidRPr="00ED1B53" w:rsidRDefault="00C7222C" w:rsidP="00ED1B53">
            <w:pPr>
              <w:tabs>
                <w:tab w:val="left" w:pos="720"/>
              </w:tabs>
              <w:spacing w:before="0" w:after="0"/>
              <w:ind w:firstLine="0"/>
              <w:rPr>
                <w:sz w:val="24"/>
                <w:szCs w:val="24"/>
                <w:lang w:val="pt-BR"/>
              </w:rPr>
            </w:pPr>
            <w:r w:rsidRPr="00ED1B53">
              <w:rPr>
                <w:sz w:val="24"/>
                <w:szCs w:val="24"/>
                <w:lang w:val="pt-BR"/>
              </w:rPr>
              <w:t>- Tham gia chữa bài</w:t>
            </w:r>
          </w:p>
          <w:p w14:paraId="28EF05C9" w14:textId="12D2C55A" w:rsidR="007D057B" w:rsidRPr="00ED1B53" w:rsidRDefault="005C4518" w:rsidP="00ED1B53">
            <w:pPr>
              <w:tabs>
                <w:tab w:val="left" w:pos="720"/>
              </w:tabs>
              <w:spacing w:before="0" w:after="0"/>
              <w:ind w:firstLine="0"/>
              <w:rPr>
                <w:sz w:val="24"/>
                <w:szCs w:val="24"/>
                <w:lang w:val="pt-BR"/>
              </w:rPr>
            </w:pPr>
            <w:r w:rsidRPr="00ED1B53">
              <w:rPr>
                <w:sz w:val="24"/>
                <w:szCs w:val="24"/>
                <w:lang w:val="pt-BR"/>
              </w:rPr>
              <w:t xml:space="preserve">- Trình bày </w:t>
            </w:r>
            <w:r w:rsidR="007D057B" w:rsidRPr="00ED1B53">
              <w:rPr>
                <w:sz w:val="24"/>
                <w:szCs w:val="24"/>
                <w:lang w:val="pt-BR"/>
              </w:rPr>
              <w:t>bài tập nhóm (đối với nhóm được phân công)</w:t>
            </w:r>
            <w:del w:id="10" w:author="Bich Tran" w:date="2024-05-16T10:12:00Z">
              <w:r w:rsidR="007D057B" w:rsidRPr="00ED1B53" w:rsidDel="003602B4">
                <w:rPr>
                  <w:sz w:val="24"/>
                  <w:szCs w:val="24"/>
                  <w:lang w:val="pt-BR"/>
                </w:rPr>
                <w:delText xml:space="preserve"> </w:delText>
              </w:r>
            </w:del>
            <w:r w:rsidR="007D057B" w:rsidRPr="00ED1B53">
              <w:rPr>
                <w:sz w:val="24"/>
                <w:szCs w:val="24"/>
                <w:lang w:val="pt-BR"/>
              </w:rPr>
              <w:t>. Các sinh viên còn lại sẽ tham gia đặt câu hỏi và nhận xét cho nhóm trình bày</w:t>
            </w:r>
          </w:p>
          <w:p w14:paraId="2AF31321" w14:textId="77777777" w:rsidR="00C7222C" w:rsidRPr="00ED1B53" w:rsidRDefault="00C7222C" w:rsidP="00ED1B53">
            <w:pPr>
              <w:tabs>
                <w:tab w:val="left" w:pos="720"/>
              </w:tabs>
              <w:spacing w:before="0" w:after="0"/>
              <w:ind w:firstLine="0"/>
              <w:rPr>
                <w:rFonts w:cs="Times New Roman"/>
                <w:sz w:val="24"/>
                <w:szCs w:val="24"/>
              </w:rPr>
            </w:pPr>
          </w:p>
        </w:tc>
        <w:tc>
          <w:tcPr>
            <w:tcW w:w="0" w:type="auto"/>
            <w:shd w:val="clear" w:color="auto" w:fill="auto"/>
          </w:tcPr>
          <w:p w14:paraId="4A31960E" w14:textId="77777777" w:rsidR="00C7222C" w:rsidRPr="00ED1B53" w:rsidRDefault="00C7222C" w:rsidP="00ED1B53">
            <w:pPr>
              <w:tabs>
                <w:tab w:val="left" w:pos="720"/>
              </w:tabs>
              <w:spacing w:before="0" w:after="0"/>
              <w:ind w:firstLine="0"/>
              <w:rPr>
                <w:sz w:val="24"/>
                <w:szCs w:val="24"/>
                <w:lang w:val="pt-BR"/>
              </w:rPr>
            </w:pPr>
            <w:r w:rsidRPr="00ED1B53">
              <w:rPr>
                <w:sz w:val="24"/>
                <w:szCs w:val="24"/>
                <w:lang w:val="pt-BR"/>
              </w:rPr>
              <w:t>- Điểm danh</w:t>
            </w:r>
          </w:p>
          <w:p w14:paraId="6B567259" w14:textId="334ADA99" w:rsidR="00C7222C" w:rsidRPr="00ED1B53" w:rsidRDefault="00C7222C" w:rsidP="00ED1B53">
            <w:pPr>
              <w:tabs>
                <w:tab w:val="left" w:pos="720"/>
              </w:tabs>
              <w:spacing w:before="0" w:after="0"/>
              <w:ind w:firstLine="0"/>
              <w:rPr>
                <w:sz w:val="24"/>
                <w:szCs w:val="24"/>
                <w:lang w:val="pt-BR"/>
              </w:rPr>
            </w:pPr>
            <w:r w:rsidRPr="00ED1B53">
              <w:rPr>
                <w:sz w:val="24"/>
                <w:szCs w:val="24"/>
                <w:lang w:val="pt-BR"/>
              </w:rPr>
              <w:t>- Trả lời câu hỏi trong slide seminar 3</w:t>
            </w:r>
          </w:p>
          <w:p w14:paraId="651A6C06" w14:textId="5F9ACE6C" w:rsidR="007D057B" w:rsidRPr="00ED1B53" w:rsidRDefault="00C7222C" w:rsidP="00ED1B53">
            <w:pPr>
              <w:tabs>
                <w:tab w:val="left" w:pos="720"/>
              </w:tabs>
              <w:spacing w:before="0" w:after="0"/>
              <w:ind w:firstLine="0"/>
              <w:rPr>
                <w:sz w:val="24"/>
                <w:szCs w:val="24"/>
                <w:lang w:val="pt-BR"/>
              </w:rPr>
            </w:pPr>
            <w:r w:rsidRPr="00ED1B53">
              <w:rPr>
                <w:sz w:val="24"/>
                <w:szCs w:val="24"/>
                <w:lang w:val="pt-BR"/>
              </w:rPr>
              <w:t>- Trả lời câu hỏi về ý nghĩa của các loại đồ thị và sự phù hợp của loại đồ thị cho từng loại dữ liệu</w:t>
            </w:r>
            <w:r w:rsidR="007D057B" w:rsidRPr="00ED1B53">
              <w:rPr>
                <w:sz w:val="24"/>
                <w:szCs w:val="24"/>
                <w:lang w:val="pt-BR"/>
              </w:rPr>
              <w:t>.</w:t>
            </w:r>
          </w:p>
        </w:tc>
        <w:tc>
          <w:tcPr>
            <w:tcW w:w="0" w:type="auto"/>
          </w:tcPr>
          <w:p w14:paraId="4309523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57A2D6C6"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1D1653E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7C9CB26E"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2276220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2904D20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38FAC5D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07858F46"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29D617B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6D1889EF" w14:textId="11DF6A9A" w:rsidR="00C7222C" w:rsidRPr="00ED1B53" w:rsidRDefault="00C7222C" w:rsidP="00ED1B53">
            <w:pPr>
              <w:widowControl w:val="0"/>
              <w:tabs>
                <w:tab w:val="left" w:pos="288"/>
                <w:tab w:val="left" w:pos="990"/>
              </w:tabs>
              <w:spacing w:before="0" w:after="0"/>
              <w:ind w:firstLine="0"/>
              <w:rPr>
                <w:rFonts w:cs="Times New Roman"/>
                <w:sz w:val="24"/>
                <w:szCs w:val="24"/>
              </w:rPr>
            </w:pPr>
          </w:p>
        </w:tc>
      </w:tr>
      <w:tr w:rsidR="004A78D4" w:rsidRPr="00ED1B53" w14:paraId="2F89145E" w14:textId="77777777" w:rsidTr="00ED1B53">
        <w:trPr>
          <w:trHeight w:val="20"/>
        </w:trPr>
        <w:tc>
          <w:tcPr>
            <w:tcW w:w="0" w:type="auto"/>
            <w:shd w:val="clear" w:color="auto" w:fill="auto"/>
            <w:vAlign w:val="center"/>
          </w:tcPr>
          <w:p w14:paraId="014F8600" w14:textId="61128A01" w:rsidR="00586E8E" w:rsidRPr="00ED1B53" w:rsidRDefault="007D057B"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lastRenderedPageBreak/>
              <w:t>7</w:t>
            </w:r>
          </w:p>
        </w:tc>
        <w:tc>
          <w:tcPr>
            <w:tcW w:w="0" w:type="auto"/>
            <w:shd w:val="clear" w:color="auto" w:fill="auto"/>
            <w:vAlign w:val="center"/>
          </w:tcPr>
          <w:p w14:paraId="2812496C" w14:textId="07B4A337" w:rsidR="00586E8E" w:rsidRPr="00ED1B53" w:rsidRDefault="00C7222C" w:rsidP="00ED1B53">
            <w:pPr>
              <w:widowControl w:val="0"/>
              <w:tabs>
                <w:tab w:val="left" w:pos="439"/>
                <w:tab w:val="left" w:pos="993"/>
              </w:tabs>
              <w:spacing w:before="0" w:after="0"/>
              <w:ind w:firstLine="0"/>
              <w:rPr>
                <w:rFonts w:cs="Times New Roman"/>
                <w:b/>
                <w:bCs/>
                <w:sz w:val="24"/>
                <w:szCs w:val="24"/>
                <w:lang w:val="fr-FR"/>
              </w:rPr>
            </w:pPr>
            <w:r w:rsidRPr="00ED1B53">
              <w:rPr>
                <w:rFonts w:cs="Times New Roman"/>
                <w:b/>
                <w:bCs/>
                <w:sz w:val="24"/>
                <w:szCs w:val="24"/>
                <w:lang w:val="fr-FR"/>
              </w:rPr>
              <w:t>Lecture 4</w:t>
            </w:r>
            <w:r w:rsidR="00586E8E" w:rsidRPr="00ED1B53">
              <w:rPr>
                <w:rFonts w:cs="Times New Roman"/>
                <w:b/>
                <w:bCs/>
                <w:sz w:val="24"/>
                <w:szCs w:val="24"/>
                <w:lang w:val="fr-FR"/>
              </w:rPr>
              <w:t xml:space="preserve">. Phân tích thành phần chính </w:t>
            </w:r>
          </w:p>
          <w:p w14:paraId="1542B52B" w14:textId="284914FE" w:rsidR="00586E8E" w:rsidRPr="00ED1B53" w:rsidRDefault="00586E8E" w:rsidP="00ED1B53">
            <w:pPr>
              <w:pStyle w:val="ListParagraph"/>
              <w:numPr>
                <w:ilvl w:val="1"/>
                <w:numId w:val="14"/>
              </w:numPr>
              <w:spacing w:after="0" w:line="300" w:lineRule="auto"/>
              <w:ind w:left="100" w:hanging="190"/>
              <w:jc w:val="both"/>
              <w:rPr>
                <w:bCs/>
              </w:rPr>
            </w:pPr>
            <w:r w:rsidRPr="00ED1B53">
              <w:rPr>
                <w:bCs/>
              </w:rPr>
              <w:t>Những vấn đề cơ bản về phương pháp phân tích thành phần chính (PCA)</w:t>
            </w:r>
          </w:p>
          <w:p w14:paraId="2B36381B" w14:textId="05C9DC71" w:rsidR="00586E8E" w:rsidRPr="00ED1B53" w:rsidRDefault="00586E8E" w:rsidP="00ED1B53">
            <w:pPr>
              <w:pStyle w:val="ListParagraph"/>
              <w:numPr>
                <w:ilvl w:val="1"/>
                <w:numId w:val="14"/>
              </w:numPr>
              <w:spacing w:after="0" w:line="300" w:lineRule="auto"/>
              <w:ind w:left="100" w:hanging="190"/>
              <w:jc w:val="both"/>
              <w:rPr>
                <w:bCs/>
              </w:rPr>
            </w:pPr>
            <w:r w:rsidRPr="00ED1B53">
              <w:rPr>
                <w:bCs/>
              </w:rPr>
              <w:t>Cơ sở hình học và toán học của PCA</w:t>
            </w:r>
          </w:p>
          <w:p w14:paraId="6F26C5C8" w14:textId="29257281" w:rsidR="00586E8E" w:rsidRPr="00ED1B53" w:rsidRDefault="00586E8E" w:rsidP="00ED1B53">
            <w:pPr>
              <w:pStyle w:val="ListParagraph"/>
              <w:numPr>
                <w:ilvl w:val="1"/>
                <w:numId w:val="14"/>
              </w:numPr>
              <w:spacing w:after="0" w:line="300" w:lineRule="auto"/>
              <w:ind w:left="100" w:hanging="190"/>
              <w:jc w:val="both"/>
              <w:rPr>
                <w:bCs/>
              </w:rPr>
            </w:pPr>
            <w:r w:rsidRPr="00ED1B53">
              <w:rPr>
                <w:bCs/>
              </w:rPr>
              <w:t>Các bước thực hiện phân tích PCA</w:t>
            </w:r>
          </w:p>
          <w:p w14:paraId="62D45B8E" w14:textId="2FE61076" w:rsidR="00586E8E" w:rsidRPr="00ED1B53" w:rsidRDefault="00586E8E" w:rsidP="00ED1B5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CA24D2A" w14:textId="0E819C88" w:rsidR="00586E8E" w:rsidRPr="00ED1B53" w:rsidRDefault="00586E8E" w:rsidP="00ED1B53">
            <w:pPr>
              <w:tabs>
                <w:tab w:val="left" w:pos="720"/>
              </w:tabs>
              <w:spacing w:before="0" w:after="0"/>
              <w:ind w:firstLine="0"/>
              <w:rPr>
                <w:sz w:val="24"/>
                <w:szCs w:val="24"/>
                <w:lang w:val="pt-BR"/>
              </w:rPr>
            </w:pPr>
            <w:r w:rsidRPr="00ED1B53">
              <w:rPr>
                <w:sz w:val="24"/>
                <w:szCs w:val="24"/>
                <w:lang w:val="pt-BR"/>
              </w:rPr>
              <w:t>[1] Chương 2, mục 2.1 đến 2.3</w:t>
            </w:r>
          </w:p>
          <w:p w14:paraId="397707D8" w14:textId="3CDBFBF7" w:rsidR="00586E8E" w:rsidRPr="00ED1B53" w:rsidRDefault="00586E8E" w:rsidP="00ED1B53">
            <w:pPr>
              <w:tabs>
                <w:tab w:val="left" w:pos="720"/>
              </w:tabs>
              <w:spacing w:before="0" w:after="0"/>
              <w:ind w:firstLine="0"/>
              <w:rPr>
                <w:sz w:val="24"/>
                <w:szCs w:val="24"/>
                <w:lang w:val="pt-BR"/>
              </w:rPr>
            </w:pPr>
            <w:r w:rsidRPr="00ED1B53">
              <w:rPr>
                <w:sz w:val="24"/>
                <w:szCs w:val="24"/>
                <w:lang w:val="pt-BR"/>
              </w:rPr>
              <w:t xml:space="preserve">[2] Slide bài lecture </w:t>
            </w:r>
            <w:r w:rsidR="00C7222C" w:rsidRPr="00ED1B53">
              <w:rPr>
                <w:sz w:val="24"/>
                <w:szCs w:val="24"/>
                <w:lang w:val="pt-BR"/>
              </w:rPr>
              <w:t>4</w:t>
            </w:r>
          </w:p>
          <w:p w14:paraId="5E5DFEB5" w14:textId="2EE298A7" w:rsidR="0032048C" w:rsidRPr="00ED1B53" w:rsidRDefault="0032048C" w:rsidP="00ED1B53">
            <w:pPr>
              <w:tabs>
                <w:tab w:val="left" w:pos="720"/>
              </w:tabs>
              <w:spacing w:before="0" w:after="0"/>
              <w:ind w:firstLine="0"/>
              <w:rPr>
                <w:sz w:val="24"/>
                <w:szCs w:val="24"/>
                <w:lang w:val="pt-BR"/>
              </w:rPr>
            </w:pPr>
            <w:r w:rsidRPr="00ED1B53">
              <w:rPr>
                <w:sz w:val="24"/>
                <w:szCs w:val="24"/>
                <w:lang w:val="pt-BR"/>
              </w:rPr>
              <w:t>[4] Mục 12 (trang 380)</w:t>
            </w:r>
          </w:p>
          <w:p w14:paraId="2674BD2A" w14:textId="5C3D55C6" w:rsidR="00586E8E" w:rsidRPr="00ED1B53" w:rsidRDefault="000D58A8" w:rsidP="00ED1B53">
            <w:pPr>
              <w:tabs>
                <w:tab w:val="left" w:pos="720"/>
              </w:tabs>
              <w:spacing w:before="0" w:after="0"/>
              <w:ind w:firstLine="0"/>
              <w:rPr>
                <w:sz w:val="24"/>
                <w:szCs w:val="24"/>
                <w:lang w:val="pt-BR"/>
              </w:rPr>
            </w:pPr>
            <w:r w:rsidRPr="00ED1B53">
              <w:rPr>
                <w:sz w:val="24"/>
                <w:szCs w:val="24"/>
                <w:lang w:val="pt-BR"/>
              </w:rPr>
              <w:t xml:space="preserve">[5] Chapter </w:t>
            </w:r>
            <w:r w:rsidR="0096772D" w:rsidRPr="00ED1B53">
              <w:rPr>
                <w:sz w:val="24"/>
                <w:szCs w:val="24"/>
                <w:lang w:val="pt-BR"/>
              </w:rPr>
              <w:t>4</w:t>
            </w:r>
          </w:p>
          <w:p w14:paraId="07C94137" w14:textId="77777777" w:rsidR="00586E8E" w:rsidRPr="00ED1B53" w:rsidRDefault="00586E8E" w:rsidP="00ED1B53">
            <w:pPr>
              <w:widowControl w:val="0"/>
              <w:tabs>
                <w:tab w:val="left" w:pos="993"/>
              </w:tabs>
              <w:spacing w:before="0" w:after="0"/>
              <w:ind w:firstLine="0"/>
              <w:rPr>
                <w:rFonts w:cs="Times New Roman"/>
                <w:sz w:val="24"/>
                <w:szCs w:val="24"/>
              </w:rPr>
            </w:pPr>
          </w:p>
        </w:tc>
        <w:tc>
          <w:tcPr>
            <w:tcW w:w="0" w:type="auto"/>
            <w:shd w:val="clear" w:color="auto" w:fill="auto"/>
            <w:vAlign w:val="center"/>
          </w:tcPr>
          <w:p w14:paraId="6A51150C" w14:textId="77777777" w:rsidR="00586E8E" w:rsidRPr="00ED1B53" w:rsidRDefault="00586E8E" w:rsidP="00ED1B53">
            <w:pPr>
              <w:tabs>
                <w:tab w:val="left" w:pos="720"/>
              </w:tabs>
              <w:spacing w:before="0" w:after="0"/>
              <w:ind w:firstLine="0"/>
              <w:rPr>
                <w:b/>
                <w:bCs/>
                <w:sz w:val="24"/>
                <w:szCs w:val="24"/>
                <w:lang w:val="pt-BR"/>
              </w:rPr>
            </w:pPr>
            <w:r w:rsidRPr="00ED1B53">
              <w:rPr>
                <w:b/>
                <w:bCs/>
                <w:sz w:val="24"/>
                <w:szCs w:val="24"/>
                <w:lang w:val="pt-BR"/>
              </w:rPr>
              <w:t>Giảng viên</w:t>
            </w:r>
          </w:p>
          <w:p w14:paraId="43A14CE5" w14:textId="0827ED92" w:rsidR="00586E8E" w:rsidRPr="00ED1B53" w:rsidRDefault="00586E8E" w:rsidP="00ED1B53">
            <w:pPr>
              <w:tabs>
                <w:tab w:val="left" w:pos="720"/>
              </w:tabs>
              <w:spacing w:before="0" w:after="0"/>
              <w:ind w:firstLine="0"/>
              <w:rPr>
                <w:sz w:val="24"/>
                <w:szCs w:val="24"/>
                <w:lang w:val="pt-BR"/>
              </w:rPr>
            </w:pPr>
            <w:r w:rsidRPr="00ED1B53">
              <w:rPr>
                <w:sz w:val="24"/>
                <w:szCs w:val="24"/>
                <w:lang w:val="pt-BR"/>
              </w:rPr>
              <w:t>- Giảng lý thuyết theo nộ</w:t>
            </w:r>
            <w:r w:rsidR="00C7222C" w:rsidRPr="00ED1B53">
              <w:rPr>
                <w:sz w:val="24"/>
                <w:szCs w:val="24"/>
                <w:lang w:val="pt-BR"/>
              </w:rPr>
              <w:t>i dung slide lecture 4</w:t>
            </w:r>
          </w:p>
          <w:p w14:paraId="5BFA8A9B"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35A44702" w14:textId="6AE1B45D" w:rsidR="00586E8E" w:rsidRPr="00ED1B53" w:rsidRDefault="00586E8E" w:rsidP="00ED1B53">
            <w:pPr>
              <w:tabs>
                <w:tab w:val="left" w:pos="720"/>
              </w:tabs>
              <w:spacing w:before="0" w:after="0"/>
              <w:ind w:firstLine="0"/>
              <w:rPr>
                <w:sz w:val="24"/>
                <w:szCs w:val="24"/>
                <w:lang w:val="pt-BR"/>
              </w:rPr>
            </w:pPr>
            <w:r w:rsidRPr="00ED1B53">
              <w:rPr>
                <w:sz w:val="24"/>
                <w:szCs w:val="24"/>
                <w:lang w:val="pt-BR"/>
              </w:rPr>
              <w:t>- Yêu cầu sinh viên xem trước ví dụ, câu hỏi, bài tậ</w:t>
            </w:r>
            <w:r w:rsidR="00C7222C" w:rsidRPr="00ED1B53">
              <w:rPr>
                <w:sz w:val="24"/>
                <w:szCs w:val="24"/>
                <w:lang w:val="pt-BR"/>
              </w:rPr>
              <w:t>p dành cho seminar 4</w:t>
            </w:r>
          </w:p>
          <w:p w14:paraId="7A44E460" w14:textId="77777777" w:rsidR="00586E8E" w:rsidRPr="00ED1B53" w:rsidRDefault="00586E8E" w:rsidP="00ED1B53">
            <w:pPr>
              <w:tabs>
                <w:tab w:val="left" w:pos="720"/>
              </w:tabs>
              <w:spacing w:before="0" w:after="0"/>
              <w:ind w:firstLine="0"/>
              <w:rPr>
                <w:b/>
                <w:bCs/>
                <w:sz w:val="24"/>
                <w:szCs w:val="24"/>
                <w:lang w:val="pt-BR"/>
              </w:rPr>
            </w:pPr>
            <w:r w:rsidRPr="00ED1B53">
              <w:rPr>
                <w:b/>
                <w:bCs/>
                <w:sz w:val="24"/>
                <w:szCs w:val="24"/>
                <w:lang w:val="pt-BR"/>
              </w:rPr>
              <w:t>Sinh viên</w:t>
            </w:r>
          </w:p>
          <w:p w14:paraId="3FFA301C"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7C14781C"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p w14:paraId="4ED785C4" w14:textId="77777777" w:rsidR="00586E8E" w:rsidRPr="00ED1B53" w:rsidRDefault="00586E8E" w:rsidP="00ED1B53">
            <w:pPr>
              <w:spacing w:before="0" w:after="0"/>
              <w:ind w:firstLine="0"/>
              <w:rPr>
                <w:rFonts w:cs="Times New Roman"/>
                <w:sz w:val="24"/>
                <w:szCs w:val="24"/>
              </w:rPr>
            </w:pPr>
          </w:p>
        </w:tc>
        <w:tc>
          <w:tcPr>
            <w:tcW w:w="0" w:type="auto"/>
            <w:shd w:val="clear" w:color="auto" w:fill="auto"/>
            <w:vAlign w:val="center"/>
          </w:tcPr>
          <w:p w14:paraId="4DAB5328"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Giảng viên</w:t>
            </w:r>
          </w:p>
          <w:p w14:paraId="40A1FB53" w14:textId="4763C7D4"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Giảng lý thuyết theo nội dung slide lecture 4</w:t>
            </w:r>
          </w:p>
          <w:p w14:paraId="2133782B"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4E95DB5E"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660D8581" w14:textId="1A3F1229" w:rsidR="002D54A8" w:rsidRPr="00ED1B53" w:rsidRDefault="002D54A8" w:rsidP="00ED1B53">
            <w:pPr>
              <w:tabs>
                <w:tab w:val="left" w:pos="720"/>
              </w:tabs>
              <w:spacing w:before="0" w:after="0"/>
              <w:ind w:firstLine="0"/>
              <w:rPr>
                <w:sz w:val="24"/>
                <w:szCs w:val="24"/>
                <w:lang w:val="pt-BR"/>
              </w:rPr>
            </w:pPr>
            <w:r w:rsidRPr="00ED1B53">
              <w:rPr>
                <w:sz w:val="24"/>
                <w:szCs w:val="24"/>
                <w:lang w:val="pt-BR"/>
              </w:rPr>
              <w:t>- Yêu cầu sinh viên xem trước ví dụ, câu hỏi, bài tập dành cho seminar 4</w:t>
            </w:r>
          </w:p>
          <w:p w14:paraId="2FC79655"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Sinh viên</w:t>
            </w:r>
          </w:p>
          <w:p w14:paraId="16DF0702"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051CA030"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p w14:paraId="3D337F2E" w14:textId="77777777" w:rsidR="00586E8E" w:rsidRPr="00ED1B53" w:rsidRDefault="00586E8E" w:rsidP="00ED1B53">
            <w:pPr>
              <w:widowControl w:val="0"/>
              <w:tabs>
                <w:tab w:val="left" w:pos="288"/>
                <w:tab w:val="left" w:pos="990"/>
              </w:tabs>
              <w:spacing w:before="0" w:after="0"/>
              <w:ind w:firstLine="0"/>
              <w:rPr>
                <w:rFonts w:cs="Times New Roman"/>
                <w:sz w:val="24"/>
                <w:szCs w:val="24"/>
              </w:rPr>
            </w:pPr>
          </w:p>
        </w:tc>
        <w:tc>
          <w:tcPr>
            <w:tcW w:w="0" w:type="auto"/>
          </w:tcPr>
          <w:p w14:paraId="1C556BD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1416CED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4A0A606E"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0B2230A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39B0741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4161996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5845D29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7BA2CC6B" w14:textId="2BCE1702" w:rsidR="00586E8E" w:rsidRPr="00ED1B53" w:rsidRDefault="00586E8E" w:rsidP="00ED1B53">
            <w:pPr>
              <w:widowControl w:val="0"/>
              <w:spacing w:before="0" w:after="0"/>
              <w:ind w:firstLine="0"/>
              <w:jc w:val="center"/>
              <w:rPr>
                <w:rFonts w:cs="Times New Roman"/>
                <w:sz w:val="24"/>
                <w:szCs w:val="24"/>
              </w:rPr>
            </w:pPr>
          </w:p>
        </w:tc>
      </w:tr>
      <w:tr w:rsidR="004A78D4" w:rsidRPr="00ED1B53" w14:paraId="5BD84D12" w14:textId="77777777" w:rsidTr="00ED1B53">
        <w:trPr>
          <w:trHeight w:val="20"/>
        </w:trPr>
        <w:tc>
          <w:tcPr>
            <w:tcW w:w="0" w:type="auto"/>
            <w:shd w:val="clear" w:color="auto" w:fill="auto"/>
            <w:vAlign w:val="center"/>
          </w:tcPr>
          <w:p w14:paraId="1D91E5CD" w14:textId="080708A4" w:rsidR="00586E8E" w:rsidRPr="00ED1B53" w:rsidRDefault="007D057B"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t>8</w:t>
            </w:r>
          </w:p>
        </w:tc>
        <w:tc>
          <w:tcPr>
            <w:tcW w:w="0" w:type="auto"/>
            <w:shd w:val="clear" w:color="auto" w:fill="auto"/>
            <w:vAlign w:val="center"/>
          </w:tcPr>
          <w:p w14:paraId="00A9D3CD" w14:textId="191F00AE" w:rsidR="00586E8E" w:rsidRPr="00ED1B53" w:rsidRDefault="00586E8E" w:rsidP="00ED1B53">
            <w:pPr>
              <w:widowControl w:val="0"/>
              <w:tabs>
                <w:tab w:val="left" w:pos="439"/>
                <w:tab w:val="left" w:pos="993"/>
              </w:tabs>
              <w:spacing w:before="0" w:after="0"/>
              <w:ind w:firstLine="0"/>
              <w:rPr>
                <w:rFonts w:cs="Times New Roman"/>
                <w:b/>
                <w:bCs/>
                <w:sz w:val="24"/>
                <w:szCs w:val="24"/>
                <w:lang w:val="fr-FR"/>
              </w:rPr>
            </w:pPr>
            <w:r w:rsidRPr="00ED1B53">
              <w:rPr>
                <w:rFonts w:cs="Times New Roman"/>
                <w:b/>
                <w:bCs/>
                <w:sz w:val="24"/>
                <w:szCs w:val="24"/>
                <w:lang w:val="fr-FR"/>
              </w:rPr>
              <w:t xml:space="preserve">Seminar </w:t>
            </w:r>
            <w:r w:rsidR="00934E71" w:rsidRPr="00ED1B53">
              <w:rPr>
                <w:rFonts w:cs="Times New Roman"/>
                <w:b/>
                <w:bCs/>
                <w:sz w:val="24"/>
                <w:szCs w:val="24"/>
                <w:lang w:val="fr-FR"/>
              </w:rPr>
              <w:t>4</w:t>
            </w:r>
          </w:p>
          <w:p w14:paraId="3A926258" w14:textId="3AE92E5D" w:rsidR="00586E8E" w:rsidRPr="00ED1B53" w:rsidRDefault="00586E8E" w:rsidP="00ED1B53">
            <w:pPr>
              <w:widowControl w:val="0"/>
              <w:tabs>
                <w:tab w:val="left" w:pos="439"/>
                <w:tab w:val="left" w:pos="993"/>
              </w:tabs>
              <w:spacing w:before="0" w:after="0"/>
              <w:ind w:firstLine="0"/>
              <w:rPr>
                <w:rFonts w:cs="Times New Roman"/>
                <w:bCs/>
                <w:sz w:val="24"/>
                <w:szCs w:val="24"/>
                <w:lang w:val="fr-FR"/>
              </w:rPr>
            </w:pPr>
            <w:r w:rsidRPr="00ED1B53">
              <w:rPr>
                <w:rFonts w:cs="Times New Roman"/>
                <w:bCs/>
                <w:sz w:val="24"/>
                <w:szCs w:val="24"/>
                <w:lang w:val="fr-FR"/>
              </w:rPr>
              <w:t xml:space="preserve">- Giới thiệu bộ dữ liệu thực hành về kinh tế -xã </w:t>
            </w:r>
            <w:r w:rsidRPr="00ED1B53">
              <w:rPr>
                <w:rFonts w:cs="Times New Roman"/>
                <w:bCs/>
                <w:sz w:val="24"/>
                <w:szCs w:val="24"/>
                <w:lang w:val="fr-FR"/>
              </w:rPr>
              <w:lastRenderedPageBreak/>
              <w:t>hội</w:t>
            </w:r>
          </w:p>
          <w:p w14:paraId="33D3CA14" w14:textId="404BE84B"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Thực hành PCA bằng phần mềm R.</w:t>
            </w:r>
          </w:p>
          <w:p w14:paraId="711F6AB8"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Hướng dẫn đọc kết quả và phân tích kết quả trên phần mềm R.</w:t>
            </w:r>
          </w:p>
          <w:p w14:paraId="506A26C8" w14:textId="64039B7C" w:rsidR="00586E8E" w:rsidRPr="00ED1B53" w:rsidRDefault="00586E8E" w:rsidP="00ED1B53">
            <w:pPr>
              <w:tabs>
                <w:tab w:val="left" w:pos="720"/>
              </w:tabs>
              <w:spacing w:before="0" w:after="0"/>
              <w:ind w:firstLine="0"/>
              <w:rPr>
                <w:sz w:val="24"/>
                <w:szCs w:val="24"/>
                <w:lang w:val="pt-BR"/>
              </w:rPr>
            </w:pPr>
            <w:r w:rsidRPr="00ED1B53">
              <w:rPr>
                <w:sz w:val="24"/>
                <w:szCs w:val="24"/>
                <w:lang w:val="pt-BR"/>
              </w:rPr>
              <w:t xml:space="preserve">- Chữa bài tập </w:t>
            </w:r>
            <w:r w:rsidR="00E96B6B" w:rsidRPr="00ED1B53">
              <w:rPr>
                <w:sz w:val="24"/>
                <w:szCs w:val="24"/>
                <w:lang w:val="pt-BR"/>
              </w:rPr>
              <w:t>số 3</w:t>
            </w:r>
            <w:r w:rsidRPr="00ED1B53">
              <w:rPr>
                <w:sz w:val="24"/>
                <w:szCs w:val="24"/>
                <w:lang w:val="pt-BR"/>
              </w:rPr>
              <w:t>.</w:t>
            </w:r>
          </w:p>
          <w:p w14:paraId="0129B11C" w14:textId="70C56DA1" w:rsidR="007D057B" w:rsidRPr="00ED1B53" w:rsidRDefault="007D057B" w:rsidP="00ED1B53">
            <w:pPr>
              <w:tabs>
                <w:tab w:val="left" w:pos="720"/>
              </w:tabs>
              <w:spacing w:before="0" w:after="0"/>
              <w:ind w:firstLine="0"/>
              <w:rPr>
                <w:rFonts w:cs="Times New Roman"/>
                <w:bCs/>
                <w:sz w:val="24"/>
                <w:szCs w:val="24"/>
                <w:lang w:val="fr-FR"/>
              </w:rPr>
            </w:pPr>
            <w:r w:rsidRPr="00ED1B53">
              <w:rPr>
                <w:sz w:val="24"/>
                <w:szCs w:val="24"/>
                <w:lang w:val="pt-BR"/>
              </w:rPr>
              <w:t>- Bài tậ</w:t>
            </w:r>
            <w:r w:rsidR="00650DC8" w:rsidRPr="00ED1B53">
              <w:rPr>
                <w:sz w:val="24"/>
                <w:szCs w:val="24"/>
                <w:lang w:val="pt-BR"/>
              </w:rPr>
              <w:t>p nhóm theo</w:t>
            </w:r>
            <w:r w:rsidRPr="00ED1B53">
              <w:rPr>
                <w:sz w:val="24"/>
                <w:szCs w:val="24"/>
                <w:lang w:val="pt-BR"/>
              </w:rPr>
              <w:t xml:space="preserve"> chủ đề</w:t>
            </w:r>
            <w:r w:rsidR="00650DC8" w:rsidRPr="00ED1B53">
              <w:rPr>
                <w:sz w:val="24"/>
                <w:szCs w:val="24"/>
                <w:lang w:val="pt-BR"/>
              </w:rPr>
              <w:t xml:space="preserve"> của  lecture 4</w:t>
            </w:r>
          </w:p>
        </w:tc>
        <w:tc>
          <w:tcPr>
            <w:tcW w:w="0" w:type="auto"/>
            <w:vAlign w:val="center"/>
          </w:tcPr>
          <w:p w14:paraId="058E11E8" w14:textId="0F832080" w:rsidR="000D0A71" w:rsidRPr="00ED1B53" w:rsidRDefault="000D0A71" w:rsidP="00ED1B53">
            <w:pPr>
              <w:widowControl w:val="0"/>
              <w:tabs>
                <w:tab w:val="left" w:pos="993"/>
              </w:tabs>
              <w:spacing w:before="0" w:after="0"/>
              <w:ind w:firstLine="0"/>
              <w:rPr>
                <w:rFonts w:cs="Times New Roman"/>
                <w:sz w:val="24"/>
                <w:szCs w:val="24"/>
              </w:rPr>
            </w:pPr>
            <w:r w:rsidRPr="00ED1B53">
              <w:rPr>
                <w:rFonts w:cs="Times New Roman"/>
                <w:sz w:val="24"/>
                <w:szCs w:val="24"/>
              </w:rPr>
              <w:lastRenderedPageBreak/>
              <w:t>[1] Chương 2</w:t>
            </w:r>
          </w:p>
          <w:p w14:paraId="536781AD" w14:textId="66026949" w:rsidR="000D58A8" w:rsidRPr="00ED1B53" w:rsidRDefault="000D58A8" w:rsidP="00ED1B53">
            <w:pPr>
              <w:widowControl w:val="0"/>
              <w:tabs>
                <w:tab w:val="left" w:pos="993"/>
              </w:tabs>
              <w:spacing w:before="0" w:after="0"/>
              <w:ind w:firstLine="0"/>
              <w:rPr>
                <w:rFonts w:cs="Times New Roman"/>
                <w:sz w:val="24"/>
                <w:szCs w:val="24"/>
              </w:rPr>
            </w:pPr>
            <w:r w:rsidRPr="00ED1B53">
              <w:rPr>
                <w:rFonts w:cs="Times New Roman"/>
                <w:sz w:val="24"/>
                <w:szCs w:val="24"/>
              </w:rPr>
              <w:t>[3] Mục 8(trang 445)</w:t>
            </w:r>
          </w:p>
          <w:p w14:paraId="377C2529" w14:textId="014F1F11" w:rsidR="00586E8E" w:rsidRPr="00ED1B53" w:rsidRDefault="0032048C" w:rsidP="00ED1B53">
            <w:pPr>
              <w:widowControl w:val="0"/>
              <w:tabs>
                <w:tab w:val="left" w:pos="993"/>
              </w:tabs>
              <w:spacing w:before="0" w:after="0"/>
              <w:ind w:firstLine="0"/>
              <w:rPr>
                <w:rFonts w:cs="Times New Roman"/>
                <w:sz w:val="24"/>
                <w:szCs w:val="24"/>
              </w:rPr>
            </w:pPr>
            <w:r w:rsidRPr="00ED1B53">
              <w:rPr>
                <w:rFonts w:cs="Times New Roman"/>
                <w:sz w:val="24"/>
                <w:szCs w:val="24"/>
              </w:rPr>
              <w:lastRenderedPageBreak/>
              <w:t>[4] Mục 12 (trang 380)</w:t>
            </w:r>
          </w:p>
        </w:tc>
        <w:tc>
          <w:tcPr>
            <w:tcW w:w="0" w:type="auto"/>
            <w:shd w:val="clear" w:color="auto" w:fill="auto"/>
            <w:vAlign w:val="center"/>
          </w:tcPr>
          <w:p w14:paraId="05041BD6" w14:textId="77777777" w:rsidR="00586E8E" w:rsidRPr="00ED1B53" w:rsidRDefault="00586E8E" w:rsidP="00ED1B53">
            <w:pPr>
              <w:tabs>
                <w:tab w:val="left" w:pos="720"/>
              </w:tabs>
              <w:spacing w:before="0" w:after="0"/>
              <w:ind w:firstLine="0"/>
              <w:rPr>
                <w:b/>
                <w:bCs/>
                <w:sz w:val="24"/>
                <w:szCs w:val="24"/>
                <w:lang w:val="pt-BR"/>
              </w:rPr>
            </w:pPr>
            <w:r w:rsidRPr="00ED1B53">
              <w:rPr>
                <w:b/>
                <w:bCs/>
                <w:sz w:val="24"/>
                <w:szCs w:val="24"/>
                <w:lang w:val="pt-BR"/>
              </w:rPr>
              <w:lastRenderedPageBreak/>
              <w:t>Giảng viên</w:t>
            </w:r>
          </w:p>
          <w:p w14:paraId="09ACA4A2" w14:textId="0A5BCCEE" w:rsidR="00586E8E" w:rsidRPr="00ED1B53" w:rsidRDefault="00586E8E" w:rsidP="00ED1B53">
            <w:pPr>
              <w:tabs>
                <w:tab w:val="left" w:pos="720"/>
              </w:tabs>
              <w:spacing w:before="0" w:after="0"/>
              <w:ind w:firstLine="0"/>
              <w:rPr>
                <w:sz w:val="24"/>
                <w:szCs w:val="24"/>
                <w:lang w:val="pt-BR"/>
              </w:rPr>
            </w:pPr>
            <w:r w:rsidRPr="00ED1B53">
              <w:rPr>
                <w:sz w:val="24"/>
                <w:szCs w:val="24"/>
                <w:lang w:val="pt-BR"/>
              </w:rPr>
              <w:t>- Hướng dẫn thực hành phân tích PCA trên phần mềm R</w:t>
            </w:r>
          </w:p>
          <w:p w14:paraId="3F347DB2" w14:textId="15613676" w:rsidR="00586E8E" w:rsidRPr="00ED1B53" w:rsidRDefault="00586E8E" w:rsidP="00ED1B53">
            <w:pPr>
              <w:tabs>
                <w:tab w:val="left" w:pos="720"/>
              </w:tabs>
              <w:spacing w:before="0" w:after="0"/>
              <w:ind w:firstLine="0"/>
              <w:rPr>
                <w:sz w:val="24"/>
                <w:szCs w:val="24"/>
                <w:lang w:val="pt-BR"/>
              </w:rPr>
            </w:pPr>
            <w:r w:rsidRPr="00ED1B53">
              <w:rPr>
                <w:sz w:val="24"/>
                <w:szCs w:val="24"/>
                <w:lang w:val="pt-BR"/>
              </w:rPr>
              <w:t>- Đọc kết quả và phân tích kết quả của phần mềm</w:t>
            </w:r>
          </w:p>
          <w:p w14:paraId="5BC6DAE5" w14:textId="6E07B724" w:rsidR="00586E8E" w:rsidRPr="00ED1B53" w:rsidRDefault="00586E8E" w:rsidP="00ED1B53">
            <w:pPr>
              <w:tabs>
                <w:tab w:val="left" w:pos="720"/>
              </w:tabs>
              <w:spacing w:before="0" w:after="0"/>
              <w:ind w:firstLine="0"/>
              <w:rPr>
                <w:sz w:val="24"/>
                <w:szCs w:val="24"/>
                <w:lang w:val="pt-BR"/>
              </w:rPr>
            </w:pPr>
            <w:r w:rsidRPr="00ED1B53">
              <w:rPr>
                <w:sz w:val="24"/>
                <w:szCs w:val="24"/>
                <w:lang w:val="pt-BR"/>
              </w:rPr>
              <w:lastRenderedPageBreak/>
              <w:t xml:space="preserve">- Hướng dẫn trả lời câu hỏi trong slide seminar </w:t>
            </w:r>
            <w:r w:rsidR="00934E71" w:rsidRPr="00ED1B53">
              <w:rPr>
                <w:sz w:val="24"/>
                <w:szCs w:val="24"/>
                <w:lang w:val="pt-BR"/>
              </w:rPr>
              <w:t>4</w:t>
            </w:r>
            <w:r w:rsidRPr="00ED1B53">
              <w:rPr>
                <w:sz w:val="24"/>
                <w:szCs w:val="24"/>
                <w:lang w:val="pt-BR"/>
              </w:rPr>
              <w:t xml:space="preserve"> và giải đáp các câu hỏi trong bài tập về nhà</w:t>
            </w:r>
          </w:p>
          <w:p w14:paraId="3909C0A9" w14:textId="6251A231" w:rsidR="00391F4C" w:rsidRPr="00ED1B53" w:rsidRDefault="00391F4C" w:rsidP="00ED1B53">
            <w:pPr>
              <w:tabs>
                <w:tab w:val="left" w:pos="720"/>
              </w:tabs>
              <w:spacing w:before="0" w:after="0"/>
              <w:ind w:firstLine="0"/>
              <w:rPr>
                <w:sz w:val="24"/>
                <w:szCs w:val="24"/>
                <w:lang w:val="pt-BR"/>
              </w:rPr>
            </w:pPr>
            <w:r w:rsidRPr="00ED1B53">
              <w:rPr>
                <w:sz w:val="24"/>
                <w:szCs w:val="24"/>
                <w:lang w:val="pt-BR"/>
              </w:rPr>
              <w:t xml:space="preserve">- Yêu cầu sinh viên </w:t>
            </w:r>
            <w:r w:rsidR="00650DC8" w:rsidRPr="00ED1B53">
              <w:rPr>
                <w:sz w:val="24"/>
                <w:szCs w:val="24"/>
                <w:lang w:val="pt-BR"/>
              </w:rPr>
              <w:t>trình bày</w:t>
            </w:r>
            <w:r w:rsidRPr="00ED1B53">
              <w:rPr>
                <w:sz w:val="24"/>
                <w:szCs w:val="24"/>
                <w:lang w:val="pt-BR"/>
              </w:rPr>
              <w:t xml:space="preserve"> bài tập nhóm</w:t>
            </w:r>
            <w:r w:rsidR="00650DC8" w:rsidRPr="00ED1B53">
              <w:rPr>
                <w:sz w:val="24"/>
                <w:szCs w:val="24"/>
                <w:lang w:val="pt-BR"/>
              </w:rPr>
              <w:t xml:space="preserve"> theo chủ đề </w:t>
            </w:r>
            <w:r w:rsidR="002E7046" w:rsidRPr="00ED1B53">
              <w:rPr>
                <w:sz w:val="24"/>
                <w:szCs w:val="24"/>
                <w:lang w:val="pt-BR"/>
              </w:rPr>
              <w:t xml:space="preserve"> của l</w:t>
            </w:r>
            <w:r w:rsidR="00650DC8" w:rsidRPr="00ED1B53">
              <w:rPr>
                <w:sz w:val="24"/>
                <w:szCs w:val="24"/>
                <w:lang w:val="pt-BR"/>
              </w:rPr>
              <w:t>ecture 4</w:t>
            </w:r>
          </w:p>
          <w:p w14:paraId="41F92348" w14:textId="77777777" w:rsidR="00586E8E" w:rsidRPr="00ED1B53" w:rsidRDefault="00586E8E" w:rsidP="00ED1B53">
            <w:pPr>
              <w:tabs>
                <w:tab w:val="left" w:pos="720"/>
              </w:tabs>
              <w:spacing w:before="0" w:after="0"/>
              <w:ind w:firstLine="0"/>
              <w:rPr>
                <w:b/>
                <w:bCs/>
                <w:sz w:val="24"/>
                <w:szCs w:val="24"/>
                <w:lang w:val="pt-BR"/>
              </w:rPr>
            </w:pPr>
            <w:r w:rsidRPr="00ED1B53">
              <w:rPr>
                <w:b/>
                <w:bCs/>
                <w:sz w:val="24"/>
                <w:szCs w:val="24"/>
                <w:lang w:val="pt-BR"/>
              </w:rPr>
              <w:t>Sinh viên</w:t>
            </w:r>
          </w:p>
          <w:p w14:paraId="0DCB6018"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Đọc tài liệu trước</w:t>
            </w:r>
          </w:p>
          <w:p w14:paraId="4E323184"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Theo dõi các bước thực hành</w:t>
            </w:r>
          </w:p>
          <w:p w14:paraId="76A262A7" w14:textId="40EB5C95"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Thực hiện trên máy tính</w:t>
            </w:r>
          </w:p>
          <w:p w14:paraId="204B9DCB" w14:textId="1414E61C" w:rsidR="00586E8E" w:rsidRPr="00ED1B53" w:rsidRDefault="00586E8E" w:rsidP="00ED1B53">
            <w:pPr>
              <w:tabs>
                <w:tab w:val="left" w:pos="720"/>
              </w:tabs>
              <w:spacing w:before="0" w:after="0"/>
              <w:ind w:firstLine="0"/>
              <w:rPr>
                <w:sz w:val="24"/>
                <w:szCs w:val="24"/>
                <w:lang w:val="pt-BR"/>
              </w:rPr>
            </w:pPr>
            <w:r w:rsidRPr="00ED1B53">
              <w:rPr>
                <w:sz w:val="24"/>
                <w:szCs w:val="24"/>
                <w:lang w:val="pt-BR"/>
              </w:rPr>
              <w:t>- Trả lời các câu hỏi của giáo viên về ý nghĩa của các kết quả phân tích.</w:t>
            </w:r>
          </w:p>
          <w:p w14:paraId="4EAF885E" w14:textId="13355D7C"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Tham gia chữa bài tập về nhà</w:t>
            </w:r>
          </w:p>
          <w:p w14:paraId="30AA7342" w14:textId="699B4494" w:rsidR="00586E8E" w:rsidRPr="00ED1B53" w:rsidRDefault="00650DC8" w:rsidP="00ED1B53">
            <w:pPr>
              <w:tabs>
                <w:tab w:val="left" w:pos="720"/>
              </w:tabs>
              <w:spacing w:before="0" w:after="0"/>
              <w:ind w:firstLine="0"/>
              <w:rPr>
                <w:sz w:val="24"/>
                <w:szCs w:val="24"/>
                <w:lang w:val="pt-BR"/>
              </w:rPr>
            </w:pPr>
            <w:r w:rsidRPr="00ED1B53">
              <w:rPr>
                <w:sz w:val="24"/>
                <w:szCs w:val="24"/>
                <w:lang w:val="pt-BR"/>
              </w:rPr>
              <w:t>- Trình bày  bài tập nhóm (đối với nhóm được phân công) . Các sinh viên còn lại sẽ tham gia đặt câu hỏi và nhận xét cho nhóm trình bày</w:t>
            </w:r>
          </w:p>
        </w:tc>
        <w:tc>
          <w:tcPr>
            <w:tcW w:w="0" w:type="auto"/>
            <w:shd w:val="clear" w:color="auto" w:fill="auto"/>
            <w:vAlign w:val="center"/>
          </w:tcPr>
          <w:p w14:paraId="514EE5E4" w14:textId="5CF0BB20" w:rsidR="002D54A8" w:rsidRPr="00ED1B53" w:rsidRDefault="002D54A8" w:rsidP="00ED1B53">
            <w:pPr>
              <w:tabs>
                <w:tab w:val="left" w:pos="720"/>
              </w:tabs>
              <w:spacing w:before="0" w:after="0"/>
              <w:ind w:firstLine="0"/>
              <w:rPr>
                <w:sz w:val="24"/>
                <w:szCs w:val="24"/>
                <w:lang w:val="pt-BR"/>
              </w:rPr>
            </w:pPr>
            <w:r w:rsidRPr="00ED1B53">
              <w:rPr>
                <w:sz w:val="24"/>
                <w:szCs w:val="24"/>
                <w:lang w:val="pt-BR"/>
              </w:rPr>
              <w:lastRenderedPageBreak/>
              <w:t>- Điểm danh</w:t>
            </w:r>
          </w:p>
          <w:p w14:paraId="5AD63511" w14:textId="1A2C78B1" w:rsidR="002D54A8" w:rsidRPr="00ED1B53" w:rsidRDefault="002D54A8" w:rsidP="00ED1B53">
            <w:pPr>
              <w:tabs>
                <w:tab w:val="left" w:pos="720"/>
              </w:tabs>
              <w:spacing w:before="0" w:after="0"/>
              <w:ind w:firstLine="0"/>
              <w:rPr>
                <w:sz w:val="24"/>
                <w:szCs w:val="24"/>
                <w:lang w:val="pt-BR"/>
              </w:rPr>
            </w:pPr>
            <w:r w:rsidRPr="00ED1B53">
              <w:rPr>
                <w:sz w:val="24"/>
                <w:szCs w:val="24"/>
                <w:lang w:val="pt-BR"/>
              </w:rPr>
              <w:t>- Trả lời câu hỏi trong slide seminar 4</w:t>
            </w:r>
          </w:p>
          <w:p w14:paraId="66BEB3D3"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lastRenderedPageBreak/>
              <w:t>- Trả lời câu hỏi về ý nghĩa của các kết quả phân tích trên phần mềm R.</w:t>
            </w:r>
          </w:p>
          <w:p w14:paraId="1614765B" w14:textId="3D05A003" w:rsidR="00586E8E" w:rsidRPr="00ED1B53" w:rsidRDefault="002D54A8" w:rsidP="00ED1B53">
            <w:pPr>
              <w:widowControl w:val="0"/>
              <w:tabs>
                <w:tab w:val="left" w:pos="288"/>
                <w:tab w:val="left" w:pos="990"/>
              </w:tabs>
              <w:spacing w:before="0" w:after="0"/>
              <w:ind w:firstLine="0"/>
              <w:rPr>
                <w:rFonts w:cs="Times New Roman"/>
                <w:sz w:val="24"/>
                <w:szCs w:val="24"/>
              </w:rPr>
            </w:pPr>
            <w:r w:rsidRPr="00ED1B53">
              <w:rPr>
                <w:sz w:val="24"/>
                <w:szCs w:val="24"/>
                <w:lang w:val="pt-BR"/>
              </w:rPr>
              <w:t>- Trả lời các bài tập về nhà.</w:t>
            </w:r>
          </w:p>
        </w:tc>
        <w:tc>
          <w:tcPr>
            <w:tcW w:w="0" w:type="auto"/>
          </w:tcPr>
          <w:p w14:paraId="5B9FE636"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CLO1.1</w:t>
            </w:r>
          </w:p>
          <w:p w14:paraId="204F9AB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28EFCE1A"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12C290F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CLO2.2</w:t>
            </w:r>
          </w:p>
          <w:p w14:paraId="4D3F2AB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0B55AA8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707C0243"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606FC2E4"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3A949D1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2A0D508F" w14:textId="63660377" w:rsidR="00586E8E" w:rsidRPr="00ED1B53" w:rsidRDefault="00586E8E" w:rsidP="00ED1B53">
            <w:pPr>
              <w:widowControl w:val="0"/>
              <w:tabs>
                <w:tab w:val="left" w:pos="288"/>
                <w:tab w:val="left" w:pos="990"/>
              </w:tabs>
              <w:spacing w:before="0" w:after="0"/>
              <w:ind w:firstLine="0"/>
              <w:rPr>
                <w:rFonts w:cs="Times New Roman"/>
                <w:sz w:val="24"/>
                <w:szCs w:val="24"/>
              </w:rPr>
            </w:pPr>
          </w:p>
        </w:tc>
      </w:tr>
      <w:tr w:rsidR="004A78D4" w:rsidRPr="00ED1B53" w14:paraId="73BF89C5" w14:textId="77777777" w:rsidTr="00ED1B53">
        <w:trPr>
          <w:trHeight w:val="20"/>
        </w:trPr>
        <w:tc>
          <w:tcPr>
            <w:tcW w:w="0" w:type="auto"/>
            <w:shd w:val="clear" w:color="auto" w:fill="auto"/>
            <w:vAlign w:val="center"/>
          </w:tcPr>
          <w:p w14:paraId="78E846DC" w14:textId="785AF7BC" w:rsidR="00863C9E" w:rsidRPr="00ED1B53" w:rsidRDefault="00934E71"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lastRenderedPageBreak/>
              <w:t>9</w:t>
            </w:r>
          </w:p>
        </w:tc>
        <w:tc>
          <w:tcPr>
            <w:tcW w:w="0" w:type="auto"/>
            <w:shd w:val="clear" w:color="auto" w:fill="auto"/>
            <w:vAlign w:val="center"/>
          </w:tcPr>
          <w:p w14:paraId="31EB0970" w14:textId="38DF031B" w:rsidR="00650A7E" w:rsidRPr="00ED1B53" w:rsidRDefault="00934E71" w:rsidP="00ED1B53">
            <w:pPr>
              <w:widowControl w:val="0"/>
              <w:tabs>
                <w:tab w:val="left" w:pos="439"/>
                <w:tab w:val="left" w:pos="993"/>
              </w:tabs>
              <w:spacing w:before="0" w:after="0"/>
              <w:ind w:firstLine="0"/>
              <w:rPr>
                <w:rFonts w:cs="Times New Roman"/>
                <w:b/>
                <w:bCs/>
                <w:sz w:val="24"/>
                <w:szCs w:val="24"/>
                <w:lang w:val="fr-FR"/>
              </w:rPr>
            </w:pPr>
            <w:r w:rsidRPr="00ED1B53">
              <w:rPr>
                <w:rFonts w:cs="Times New Roman"/>
                <w:b/>
                <w:bCs/>
                <w:sz w:val="24"/>
                <w:szCs w:val="24"/>
                <w:lang w:val="fr-FR"/>
              </w:rPr>
              <w:t>Lecture 5</w:t>
            </w:r>
            <w:r w:rsidR="00650A7E" w:rsidRPr="00ED1B53">
              <w:rPr>
                <w:rFonts w:cs="Times New Roman"/>
                <w:b/>
                <w:bCs/>
                <w:sz w:val="24"/>
                <w:szCs w:val="24"/>
                <w:lang w:val="fr-FR"/>
              </w:rPr>
              <w:t xml:space="preserve"> </w:t>
            </w:r>
            <w:r w:rsidR="00650A7E" w:rsidRPr="00ED1B53">
              <w:rPr>
                <w:b/>
                <w:sz w:val="24"/>
                <w:szCs w:val="24"/>
              </w:rPr>
              <w:t>. Phân tích  tương ứng</w:t>
            </w:r>
          </w:p>
          <w:p w14:paraId="47E6A5D0" w14:textId="4794DB11" w:rsidR="00650A7E" w:rsidRPr="00ED1B53" w:rsidRDefault="00934E71" w:rsidP="00ED1B53">
            <w:pPr>
              <w:tabs>
                <w:tab w:val="left" w:pos="567"/>
              </w:tabs>
              <w:spacing w:before="0" w:after="0"/>
              <w:ind w:firstLine="0"/>
              <w:jc w:val="both"/>
              <w:rPr>
                <w:sz w:val="24"/>
                <w:szCs w:val="24"/>
                <w:lang w:val="pt-BR"/>
              </w:rPr>
            </w:pPr>
            <w:r w:rsidRPr="00ED1B53">
              <w:rPr>
                <w:sz w:val="24"/>
                <w:szCs w:val="24"/>
                <w:lang w:val="pt-BR"/>
              </w:rPr>
              <w:t>5</w:t>
            </w:r>
            <w:r w:rsidR="00DF146B" w:rsidRPr="00ED1B53">
              <w:rPr>
                <w:sz w:val="24"/>
                <w:szCs w:val="24"/>
                <w:lang w:val="pt-BR"/>
              </w:rPr>
              <w:t>.1. Những vấn đề cơ bản của phân tích tương ứng</w:t>
            </w:r>
          </w:p>
          <w:p w14:paraId="2CCD02B9" w14:textId="3E2598A1" w:rsidR="00DF146B" w:rsidRPr="00ED1B53" w:rsidRDefault="00934E71" w:rsidP="00ED1B53">
            <w:pPr>
              <w:tabs>
                <w:tab w:val="left" w:pos="567"/>
              </w:tabs>
              <w:spacing w:before="0" w:after="0"/>
              <w:ind w:firstLine="0"/>
              <w:jc w:val="both"/>
              <w:rPr>
                <w:sz w:val="24"/>
                <w:szCs w:val="24"/>
                <w:lang w:val="pt-BR"/>
              </w:rPr>
            </w:pPr>
            <w:r w:rsidRPr="00ED1B53">
              <w:rPr>
                <w:sz w:val="24"/>
                <w:szCs w:val="24"/>
                <w:lang w:val="pt-BR"/>
              </w:rPr>
              <w:t>5</w:t>
            </w:r>
            <w:r w:rsidR="00DF146B" w:rsidRPr="00ED1B53">
              <w:rPr>
                <w:sz w:val="24"/>
                <w:szCs w:val="24"/>
                <w:lang w:val="pt-BR"/>
              </w:rPr>
              <w:t>.2. Cơ sở toán học của phân tích tương ứng</w:t>
            </w:r>
          </w:p>
          <w:p w14:paraId="37ACD151" w14:textId="62FBF7AD" w:rsidR="00DF146B" w:rsidRPr="00ED1B53" w:rsidRDefault="00934E71" w:rsidP="00ED1B53">
            <w:pPr>
              <w:tabs>
                <w:tab w:val="left" w:pos="567"/>
              </w:tabs>
              <w:spacing w:before="0" w:after="0"/>
              <w:ind w:firstLine="0"/>
              <w:jc w:val="both"/>
              <w:rPr>
                <w:sz w:val="24"/>
                <w:szCs w:val="24"/>
                <w:lang w:val="pt-BR"/>
              </w:rPr>
            </w:pPr>
            <w:r w:rsidRPr="00ED1B53">
              <w:rPr>
                <w:sz w:val="24"/>
                <w:szCs w:val="24"/>
                <w:lang w:val="pt-BR"/>
              </w:rPr>
              <w:t>5</w:t>
            </w:r>
            <w:r w:rsidR="00DF146B" w:rsidRPr="00ED1B53">
              <w:rPr>
                <w:sz w:val="24"/>
                <w:szCs w:val="24"/>
                <w:lang w:val="pt-BR"/>
              </w:rPr>
              <w:t>.3. Các bước tiến hành phân tích tương ứng</w:t>
            </w:r>
          </w:p>
          <w:p w14:paraId="01F36B60" w14:textId="4EEEE5D3" w:rsidR="00650A7E" w:rsidRPr="00ED1B53" w:rsidRDefault="00650A7E" w:rsidP="00ED1B5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046AA812" w14:textId="45BF0686" w:rsidR="00863C9E" w:rsidRPr="00ED1B53" w:rsidRDefault="00650A7E" w:rsidP="00ED1B53">
            <w:pPr>
              <w:widowControl w:val="0"/>
              <w:tabs>
                <w:tab w:val="left" w:pos="993"/>
              </w:tabs>
              <w:spacing w:before="0" w:after="0"/>
              <w:ind w:firstLine="0"/>
              <w:rPr>
                <w:rFonts w:cs="Times New Roman"/>
                <w:sz w:val="24"/>
                <w:szCs w:val="24"/>
              </w:rPr>
            </w:pPr>
            <w:r w:rsidRPr="00ED1B53">
              <w:rPr>
                <w:rFonts w:cs="Times New Roman"/>
                <w:sz w:val="24"/>
                <w:szCs w:val="24"/>
              </w:rPr>
              <w:t>[1] Chương 3</w:t>
            </w:r>
          </w:p>
          <w:p w14:paraId="4C6A195F" w14:textId="57BA78D5" w:rsidR="00650A7E" w:rsidRPr="00ED1B53" w:rsidRDefault="00650A7E" w:rsidP="00ED1B53">
            <w:pPr>
              <w:widowControl w:val="0"/>
              <w:tabs>
                <w:tab w:val="left" w:pos="993"/>
              </w:tabs>
              <w:spacing w:before="0" w:after="0"/>
              <w:ind w:firstLine="0"/>
              <w:rPr>
                <w:rFonts w:cs="Times New Roman"/>
                <w:sz w:val="24"/>
                <w:szCs w:val="24"/>
              </w:rPr>
            </w:pPr>
            <w:r w:rsidRPr="00ED1B53">
              <w:rPr>
                <w:rFonts w:cs="Times New Roman"/>
                <w:sz w:val="24"/>
                <w:szCs w:val="24"/>
              </w:rPr>
              <w:t>[2] Slide bài giả</w:t>
            </w:r>
            <w:r w:rsidR="00934E71" w:rsidRPr="00ED1B53">
              <w:rPr>
                <w:rFonts w:cs="Times New Roman"/>
                <w:sz w:val="24"/>
                <w:szCs w:val="24"/>
              </w:rPr>
              <w:t>ng lecture 5</w:t>
            </w:r>
            <w:r w:rsidRPr="00ED1B53">
              <w:rPr>
                <w:rFonts w:cs="Times New Roman"/>
                <w:sz w:val="24"/>
                <w:szCs w:val="24"/>
              </w:rPr>
              <w:t xml:space="preserve"> và seminar </w:t>
            </w:r>
            <w:r w:rsidR="00934E71" w:rsidRPr="00ED1B53">
              <w:rPr>
                <w:rFonts w:cs="Times New Roman"/>
                <w:sz w:val="24"/>
                <w:szCs w:val="24"/>
              </w:rPr>
              <w:t>5</w:t>
            </w:r>
          </w:p>
          <w:p w14:paraId="27BA7678" w14:textId="2E97C181" w:rsidR="0032048C" w:rsidRPr="00ED1B53" w:rsidRDefault="0032048C" w:rsidP="00ED1B53">
            <w:pPr>
              <w:widowControl w:val="0"/>
              <w:tabs>
                <w:tab w:val="left" w:pos="993"/>
              </w:tabs>
              <w:spacing w:before="0" w:after="0"/>
              <w:ind w:firstLine="0"/>
              <w:rPr>
                <w:rFonts w:cs="Times New Roman"/>
                <w:sz w:val="24"/>
                <w:szCs w:val="24"/>
              </w:rPr>
            </w:pPr>
            <w:r w:rsidRPr="00ED1B53">
              <w:rPr>
                <w:rFonts w:cs="Times New Roman"/>
                <w:sz w:val="24"/>
                <w:szCs w:val="24"/>
              </w:rPr>
              <w:t>[4] Mục 15.2 (trang 514) và Mục 15.3 (trang 531)</w:t>
            </w:r>
          </w:p>
          <w:p w14:paraId="12D1F912" w14:textId="361067F6" w:rsidR="000D58A8" w:rsidRPr="00ED1B53" w:rsidRDefault="0096772D" w:rsidP="00ED1B53">
            <w:pPr>
              <w:widowControl w:val="0"/>
              <w:tabs>
                <w:tab w:val="left" w:pos="993"/>
              </w:tabs>
              <w:spacing w:before="0" w:after="0"/>
              <w:ind w:firstLine="0"/>
              <w:rPr>
                <w:rFonts w:cs="Times New Roman"/>
                <w:sz w:val="24"/>
                <w:szCs w:val="24"/>
              </w:rPr>
            </w:pPr>
            <w:r w:rsidRPr="00ED1B53">
              <w:rPr>
                <w:rFonts w:cs="Times New Roman"/>
                <w:sz w:val="24"/>
                <w:szCs w:val="24"/>
              </w:rPr>
              <w:t>[5] Chapter 1</w:t>
            </w:r>
          </w:p>
          <w:p w14:paraId="0A33B801" w14:textId="77777777" w:rsidR="00650A7E" w:rsidRPr="00ED1B53" w:rsidRDefault="00650A7E" w:rsidP="00ED1B53">
            <w:pPr>
              <w:widowControl w:val="0"/>
              <w:tabs>
                <w:tab w:val="left" w:pos="993"/>
              </w:tabs>
              <w:spacing w:before="0" w:after="0"/>
              <w:ind w:firstLine="0"/>
              <w:rPr>
                <w:rFonts w:cs="Times New Roman"/>
                <w:sz w:val="24"/>
                <w:szCs w:val="24"/>
              </w:rPr>
            </w:pPr>
          </w:p>
          <w:p w14:paraId="726AE251" w14:textId="4BA141EB" w:rsidR="00650A7E" w:rsidRPr="00ED1B53" w:rsidRDefault="00650A7E" w:rsidP="00ED1B53">
            <w:pPr>
              <w:widowControl w:val="0"/>
              <w:tabs>
                <w:tab w:val="left" w:pos="993"/>
              </w:tabs>
              <w:spacing w:before="0" w:after="0"/>
              <w:ind w:firstLine="0"/>
              <w:rPr>
                <w:rFonts w:cs="Times New Roman"/>
                <w:sz w:val="24"/>
                <w:szCs w:val="24"/>
              </w:rPr>
            </w:pPr>
          </w:p>
        </w:tc>
        <w:tc>
          <w:tcPr>
            <w:tcW w:w="0" w:type="auto"/>
            <w:shd w:val="clear" w:color="auto" w:fill="auto"/>
            <w:vAlign w:val="center"/>
          </w:tcPr>
          <w:p w14:paraId="0E002C7C" w14:textId="77777777" w:rsidR="00650A7E" w:rsidRPr="00ED1B53" w:rsidRDefault="00650A7E" w:rsidP="00ED1B53">
            <w:pPr>
              <w:tabs>
                <w:tab w:val="left" w:pos="720"/>
              </w:tabs>
              <w:spacing w:before="0" w:after="0"/>
              <w:ind w:firstLine="0"/>
              <w:rPr>
                <w:b/>
                <w:bCs/>
                <w:sz w:val="24"/>
                <w:szCs w:val="24"/>
                <w:lang w:val="pt-BR"/>
              </w:rPr>
            </w:pPr>
            <w:r w:rsidRPr="00ED1B53">
              <w:rPr>
                <w:b/>
                <w:bCs/>
                <w:sz w:val="24"/>
                <w:szCs w:val="24"/>
                <w:lang w:val="pt-BR"/>
              </w:rPr>
              <w:lastRenderedPageBreak/>
              <w:t>Giảng viên</w:t>
            </w:r>
          </w:p>
          <w:p w14:paraId="37B742E0" w14:textId="071D537D" w:rsidR="00650A7E" w:rsidRPr="00ED1B53" w:rsidRDefault="00650A7E" w:rsidP="00ED1B53">
            <w:pPr>
              <w:pStyle w:val="ListParagraph"/>
              <w:numPr>
                <w:ilvl w:val="0"/>
                <w:numId w:val="17"/>
              </w:numPr>
              <w:spacing w:after="0" w:line="300" w:lineRule="auto"/>
              <w:ind w:left="390" w:hanging="270"/>
              <w:rPr>
                <w:lang w:val="pt-BR"/>
              </w:rPr>
            </w:pPr>
            <w:r w:rsidRPr="00ED1B53">
              <w:rPr>
                <w:lang w:val="pt-BR"/>
              </w:rPr>
              <w:t>Giảng lý thuyết theo nộ</w:t>
            </w:r>
            <w:r w:rsidR="004A78D4" w:rsidRPr="00ED1B53">
              <w:rPr>
                <w:lang w:val="pt-BR"/>
              </w:rPr>
              <w:t>i dung slide lecture 5</w:t>
            </w:r>
          </w:p>
          <w:p w14:paraId="0C8D5D33" w14:textId="710F786D" w:rsidR="00650A7E" w:rsidRPr="00ED1B53" w:rsidRDefault="00650A7E" w:rsidP="00ED1B53">
            <w:pPr>
              <w:pStyle w:val="ListParagraph"/>
              <w:numPr>
                <w:ilvl w:val="0"/>
                <w:numId w:val="17"/>
              </w:numPr>
              <w:spacing w:after="0" w:line="300" w:lineRule="auto"/>
              <w:ind w:left="390" w:hanging="270"/>
              <w:rPr>
                <w:lang w:val="pt-BR"/>
              </w:rPr>
            </w:pPr>
            <w:r w:rsidRPr="00ED1B53">
              <w:rPr>
                <w:lang w:val="pt-BR"/>
              </w:rPr>
              <w:t>Giới thiệu ví dụ trong slide</w:t>
            </w:r>
          </w:p>
          <w:p w14:paraId="263D2E7E" w14:textId="522A8A5A" w:rsidR="00650A7E" w:rsidRPr="00ED1B53" w:rsidRDefault="00650A7E" w:rsidP="00ED1B53">
            <w:pPr>
              <w:pStyle w:val="ListParagraph"/>
              <w:numPr>
                <w:ilvl w:val="0"/>
                <w:numId w:val="17"/>
              </w:numPr>
              <w:spacing w:after="0" w:line="300" w:lineRule="auto"/>
              <w:ind w:left="390" w:hanging="270"/>
              <w:rPr>
                <w:lang w:val="pt-BR"/>
              </w:rPr>
            </w:pPr>
            <w:r w:rsidRPr="00ED1B53">
              <w:rPr>
                <w:lang w:val="pt-BR"/>
              </w:rPr>
              <w:t>Hướng dẫn đọc giáo trình chương 3, tài liệu tham khảo</w:t>
            </w:r>
          </w:p>
          <w:p w14:paraId="142D5DC2" w14:textId="3EE223D8" w:rsidR="00650A7E" w:rsidRPr="00ED1B53" w:rsidRDefault="00650A7E" w:rsidP="00ED1B53">
            <w:pPr>
              <w:pStyle w:val="ListParagraph"/>
              <w:numPr>
                <w:ilvl w:val="0"/>
                <w:numId w:val="17"/>
              </w:numPr>
              <w:spacing w:after="0" w:line="300" w:lineRule="auto"/>
              <w:ind w:left="390" w:hanging="270"/>
              <w:rPr>
                <w:lang w:val="pt-BR"/>
              </w:rPr>
            </w:pPr>
            <w:r w:rsidRPr="00ED1B53">
              <w:rPr>
                <w:lang w:val="pt-BR"/>
              </w:rPr>
              <w:t>Yêu cầu sinh viên xem trước ví dụ, câu hỏi, bài tậ</w:t>
            </w:r>
            <w:r w:rsidR="004A78D4" w:rsidRPr="00ED1B53">
              <w:rPr>
                <w:lang w:val="pt-BR"/>
              </w:rPr>
              <w:t>p dành cho seminar 5</w:t>
            </w:r>
          </w:p>
          <w:p w14:paraId="2B72A7FB" w14:textId="77777777" w:rsidR="00650A7E" w:rsidRPr="00ED1B53" w:rsidRDefault="00650A7E" w:rsidP="00ED1B53">
            <w:pPr>
              <w:tabs>
                <w:tab w:val="left" w:pos="720"/>
              </w:tabs>
              <w:spacing w:before="0" w:after="0"/>
              <w:ind w:firstLine="0"/>
              <w:rPr>
                <w:b/>
                <w:bCs/>
                <w:sz w:val="24"/>
                <w:szCs w:val="24"/>
                <w:lang w:val="pt-BR"/>
              </w:rPr>
            </w:pPr>
            <w:r w:rsidRPr="00ED1B53">
              <w:rPr>
                <w:b/>
                <w:bCs/>
                <w:sz w:val="24"/>
                <w:szCs w:val="24"/>
                <w:lang w:val="pt-BR"/>
              </w:rPr>
              <w:t>Sinh viên</w:t>
            </w:r>
          </w:p>
          <w:p w14:paraId="68A30D1E" w14:textId="77777777" w:rsidR="00650A7E" w:rsidRPr="00ED1B53" w:rsidRDefault="00650A7E"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523B15EF" w14:textId="77777777" w:rsidR="00650A7E" w:rsidRPr="00ED1B53" w:rsidRDefault="00650A7E" w:rsidP="00ED1B53">
            <w:pPr>
              <w:tabs>
                <w:tab w:val="left" w:pos="720"/>
              </w:tabs>
              <w:spacing w:before="0" w:after="0"/>
              <w:ind w:firstLine="0"/>
              <w:rPr>
                <w:sz w:val="24"/>
                <w:szCs w:val="24"/>
                <w:lang w:val="pt-BR"/>
              </w:rPr>
            </w:pPr>
            <w:r w:rsidRPr="00ED1B53">
              <w:rPr>
                <w:sz w:val="24"/>
                <w:szCs w:val="24"/>
                <w:lang w:val="pt-BR"/>
              </w:rPr>
              <w:lastRenderedPageBreak/>
              <w:t>- Xem trước các ví dụ, làm bài tập được yêu cầu</w:t>
            </w:r>
          </w:p>
          <w:p w14:paraId="09793039" w14:textId="7F1AAE82" w:rsidR="00650A7E" w:rsidRPr="00ED1B53" w:rsidRDefault="00650A7E" w:rsidP="00ED1B53">
            <w:pPr>
              <w:pStyle w:val="ListParagraph"/>
              <w:numPr>
                <w:ilvl w:val="0"/>
                <w:numId w:val="2"/>
              </w:numPr>
              <w:spacing w:after="0" w:line="300" w:lineRule="auto"/>
              <w:ind w:firstLine="0"/>
            </w:pPr>
          </w:p>
        </w:tc>
        <w:tc>
          <w:tcPr>
            <w:tcW w:w="0" w:type="auto"/>
            <w:shd w:val="clear" w:color="auto" w:fill="auto"/>
            <w:vAlign w:val="center"/>
          </w:tcPr>
          <w:p w14:paraId="36A5124E"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lastRenderedPageBreak/>
              <w:t>Giảng viên</w:t>
            </w:r>
          </w:p>
          <w:p w14:paraId="75BC0B55" w14:textId="2BDDADFD"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Giảng lý thuyết theo nội dung slide lecture 5</w:t>
            </w:r>
          </w:p>
          <w:p w14:paraId="4A0BA348"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3B83CE1C"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4A86D08D" w14:textId="4157CB0D" w:rsidR="002D54A8" w:rsidRPr="00ED1B53" w:rsidRDefault="002D54A8" w:rsidP="00ED1B53">
            <w:pPr>
              <w:tabs>
                <w:tab w:val="left" w:pos="720"/>
              </w:tabs>
              <w:spacing w:before="0" w:after="0"/>
              <w:ind w:firstLine="0"/>
              <w:rPr>
                <w:sz w:val="24"/>
                <w:szCs w:val="24"/>
                <w:lang w:val="pt-BR"/>
              </w:rPr>
            </w:pPr>
            <w:r w:rsidRPr="00ED1B53">
              <w:rPr>
                <w:sz w:val="24"/>
                <w:szCs w:val="24"/>
                <w:lang w:val="pt-BR"/>
              </w:rPr>
              <w:lastRenderedPageBreak/>
              <w:t>- Yêu cầu sinh viên xem trước ví dụ, câu hỏi, bài tập dành cho seminar 5</w:t>
            </w:r>
          </w:p>
          <w:p w14:paraId="30FB9CE5"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Sinh viên</w:t>
            </w:r>
          </w:p>
          <w:p w14:paraId="3FBED7B5"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1765FE6B"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p w14:paraId="093BA964" w14:textId="77777777" w:rsidR="00863C9E" w:rsidRPr="00ED1B53" w:rsidRDefault="00863C9E" w:rsidP="00ED1B53">
            <w:pPr>
              <w:widowControl w:val="0"/>
              <w:tabs>
                <w:tab w:val="left" w:pos="288"/>
                <w:tab w:val="left" w:pos="990"/>
              </w:tabs>
              <w:spacing w:before="0" w:after="0"/>
              <w:ind w:firstLine="0"/>
              <w:rPr>
                <w:rFonts w:cs="Times New Roman"/>
                <w:sz w:val="24"/>
                <w:szCs w:val="24"/>
              </w:rPr>
            </w:pPr>
          </w:p>
        </w:tc>
        <w:tc>
          <w:tcPr>
            <w:tcW w:w="0" w:type="auto"/>
          </w:tcPr>
          <w:p w14:paraId="102B249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CLO1.1</w:t>
            </w:r>
          </w:p>
          <w:p w14:paraId="6226A298"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7F388BD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3759A32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04D4E65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7694480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319D156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50DE1B06" w14:textId="56E45203" w:rsidR="00863C9E" w:rsidRPr="00ED1B53" w:rsidRDefault="00863C9E" w:rsidP="00ED1B53">
            <w:pPr>
              <w:widowControl w:val="0"/>
              <w:spacing w:before="0" w:after="0"/>
              <w:ind w:firstLine="0"/>
              <w:jc w:val="center"/>
              <w:rPr>
                <w:rFonts w:cs="Times New Roman"/>
                <w:sz w:val="24"/>
                <w:szCs w:val="24"/>
              </w:rPr>
            </w:pPr>
          </w:p>
        </w:tc>
      </w:tr>
      <w:tr w:rsidR="004A78D4" w:rsidRPr="00ED1B53" w14:paraId="2BAC7DB5" w14:textId="77777777" w:rsidTr="00ED1B53">
        <w:trPr>
          <w:trHeight w:val="20"/>
        </w:trPr>
        <w:tc>
          <w:tcPr>
            <w:tcW w:w="0" w:type="auto"/>
            <w:shd w:val="clear" w:color="auto" w:fill="auto"/>
            <w:vAlign w:val="center"/>
          </w:tcPr>
          <w:p w14:paraId="77F6159C" w14:textId="591F111B" w:rsidR="003A1E07" w:rsidRPr="00ED1B53" w:rsidRDefault="00934E71"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lastRenderedPageBreak/>
              <w:t>10</w:t>
            </w:r>
          </w:p>
        </w:tc>
        <w:tc>
          <w:tcPr>
            <w:tcW w:w="0" w:type="auto"/>
            <w:shd w:val="clear" w:color="auto" w:fill="auto"/>
          </w:tcPr>
          <w:p w14:paraId="671040B1" w14:textId="21D96C79" w:rsidR="003A1E07" w:rsidRPr="00ED1B53" w:rsidRDefault="00934E71" w:rsidP="00ED1B53">
            <w:pPr>
              <w:tabs>
                <w:tab w:val="left" w:pos="720"/>
              </w:tabs>
              <w:spacing w:before="0" w:after="0"/>
              <w:ind w:firstLine="0"/>
              <w:rPr>
                <w:b/>
                <w:bCs/>
                <w:sz w:val="24"/>
                <w:szCs w:val="24"/>
                <w:lang w:val="pt-BR"/>
              </w:rPr>
            </w:pPr>
            <w:r w:rsidRPr="00ED1B53">
              <w:rPr>
                <w:b/>
                <w:bCs/>
                <w:sz w:val="24"/>
                <w:szCs w:val="24"/>
                <w:lang w:val="pt-BR"/>
              </w:rPr>
              <w:t>Seminar 5</w:t>
            </w:r>
          </w:p>
          <w:p w14:paraId="758EB784" w14:textId="64B6DCDE" w:rsidR="003A1E07" w:rsidRPr="00ED1B53" w:rsidRDefault="003A1E07" w:rsidP="00ED1B53">
            <w:pPr>
              <w:tabs>
                <w:tab w:val="left" w:pos="720"/>
              </w:tabs>
              <w:spacing w:before="0" w:after="0"/>
              <w:ind w:firstLine="0"/>
              <w:rPr>
                <w:sz w:val="24"/>
                <w:szCs w:val="24"/>
                <w:lang w:val="pt-BR"/>
              </w:rPr>
            </w:pPr>
            <w:r w:rsidRPr="00ED1B53">
              <w:rPr>
                <w:sz w:val="24"/>
                <w:szCs w:val="24"/>
                <w:lang w:val="pt-BR"/>
              </w:rPr>
              <w:t>- Thực hành phân tích tương ứng với phần mềm R</w:t>
            </w:r>
          </w:p>
          <w:p w14:paraId="7F232E66" w14:textId="768ABE68" w:rsidR="003A1E07" w:rsidRPr="00ED1B53" w:rsidRDefault="003A1E07" w:rsidP="00ED1B53">
            <w:pPr>
              <w:tabs>
                <w:tab w:val="left" w:pos="720"/>
              </w:tabs>
              <w:spacing w:before="0" w:after="0"/>
              <w:ind w:firstLine="0"/>
              <w:rPr>
                <w:sz w:val="24"/>
                <w:szCs w:val="24"/>
                <w:lang w:val="pt-BR"/>
              </w:rPr>
            </w:pPr>
            <w:r w:rsidRPr="00ED1B53">
              <w:rPr>
                <w:sz w:val="24"/>
                <w:szCs w:val="24"/>
                <w:lang w:val="pt-BR"/>
              </w:rPr>
              <w:t xml:space="preserve">- Thảo luận về các ví dụ, câu hỏi, bài tập của seminar </w:t>
            </w:r>
            <w:r w:rsidR="00934E71" w:rsidRPr="00ED1B53">
              <w:rPr>
                <w:sz w:val="24"/>
                <w:szCs w:val="24"/>
                <w:lang w:val="pt-BR"/>
              </w:rPr>
              <w:t>5</w:t>
            </w:r>
          </w:p>
          <w:p w14:paraId="36A7F117" w14:textId="1DCCC96A" w:rsidR="003A1E07" w:rsidRPr="00ED1B53" w:rsidRDefault="003A1E07" w:rsidP="00ED1B53">
            <w:pPr>
              <w:widowControl w:val="0"/>
              <w:tabs>
                <w:tab w:val="left" w:pos="439"/>
                <w:tab w:val="left" w:pos="993"/>
              </w:tabs>
              <w:spacing w:before="0" w:after="0"/>
              <w:ind w:firstLine="0"/>
              <w:rPr>
                <w:rFonts w:cs="Times New Roman"/>
                <w:bCs/>
                <w:sz w:val="24"/>
                <w:szCs w:val="24"/>
                <w:lang w:val="fr-FR"/>
              </w:rPr>
            </w:pPr>
          </w:p>
        </w:tc>
        <w:tc>
          <w:tcPr>
            <w:tcW w:w="0" w:type="auto"/>
          </w:tcPr>
          <w:p w14:paraId="1DF93B71" w14:textId="3C32E678" w:rsidR="003A1E07" w:rsidRPr="00ED1B53" w:rsidRDefault="003A1E07" w:rsidP="00ED1B53">
            <w:pPr>
              <w:tabs>
                <w:tab w:val="left" w:pos="720"/>
              </w:tabs>
              <w:spacing w:before="0" w:after="0"/>
              <w:ind w:firstLine="0"/>
              <w:rPr>
                <w:sz w:val="24"/>
                <w:szCs w:val="24"/>
                <w:lang w:val="pt-BR"/>
              </w:rPr>
            </w:pPr>
            <w:r w:rsidRPr="00ED1B53">
              <w:rPr>
                <w:sz w:val="24"/>
                <w:szCs w:val="24"/>
                <w:lang w:val="pt-BR"/>
              </w:rPr>
              <w:t>[1]Chương 3</w:t>
            </w:r>
            <w:r w:rsidR="00DF146B" w:rsidRPr="00ED1B53">
              <w:rPr>
                <w:sz w:val="24"/>
                <w:szCs w:val="24"/>
                <w:lang w:val="pt-BR"/>
              </w:rPr>
              <w:t>: Mục 3.1</w:t>
            </w:r>
          </w:p>
          <w:p w14:paraId="63D8DD17" w14:textId="1F09373F" w:rsidR="003A1E07" w:rsidRPr="00ED1B53" w:rsidRDefault="00934E71" w:rsidP="00ED1B53">
            <w:pPr>
              <w:tabs>
                <w:tab w:val="left" w:pos="720"/>
              </w:tabs>
              <w:spacing w:before="0" w:after="0"/>
              <w:ind w:firstLine="0"/>
              <w:rPr>
                <w:sz w:val="24"/>
                <w:szCs w:val="24"/>
                <w:lang w:val="pt-BR"/>
              </w:rPr>
            </w:pPr>
            <w:r w:rsidRPr="00ED1B53">
              <w:rPr>
                <w:sz w:val="24"/>
                <w:szCs w:val="24"/>
                <w:lang w:val="pt-BR"/>
              </w:rPr>
              <w:t>[2] Slide bài lecture 5</w:t>
            </w:r>
            <w:r w:rsidR="003A1E07" w:rsidRPr="00ED1B53">
              <w:rPr>
                <w:sz w:val="24"/>
                <w:szCs w:val="24"/>
                <w:lang w:val="pt-BR"/>
              </w:rPr>
              <w:t xml:space="preserve"> và seminar </w:t>
            </w:r>
            <w:r w:rsidRPr="00ED1B53">
              <w:rPr>
                <w:sz w:val="24"/>
                <w:szCs w:val="24"/>
                <w:lang w:val="pt-BR"/>
              </w:rPr>
              <w:t>5</w:t>
            </w:r>
          </w:p>
        </w:tc>
        <w:tc>
          <w:tcPr>
            <w:tcW w:w="0" w:type="auto"/>
            <w:shd w:val="clear" w:color="auto" w:fill="auto"/>
          </w:tcPr>
          <w:p w14:paraId="2C27AF47" w14:textId="77777777" w:rsidR="003A1E07" w:rsidRPr="00ED1B53" w:rsidRDefault="003A1E07" w:rsidP="00ED1B53">
            <w:pPr>
              <w:tabs>
                <w:tab w:val="left" w:pos="720"/>
              </w:tabs>
              <w:spacing w:before="0" w:after="0"/>
              <w:ind w:firstLine="0"/>
              <w:rPr>
                <w:b/>
                <w:bCs/>
                <w:sz w:val="24"/>
                <w:szCs w:val="24"/>
                <w:lang w:val="pt-BR"/>
              </w:rPr>
            </w:pPr>
            <w:r w:rsidRPr="00ED1B53">
              <w:rPr>
                <w:b/>
                <w:bCs/>
                <w:sz w:val="24"/>
                <w:szCs w:val="24"/>
                <w:lang w:val="pt-BR"/>
              </w:rPr>
              <w:t>Giảng viên</w:t>
            </w:r>
          </w:p>
          <w:p w14:paraId="6DEB401E" w14:textId="194CA53B" w:rsidR="003A1E07" w:rsidRPr="00ED1B53" w:rsidRDefault="003A1E07" w:rsidP="00ED1B53">
            <w:pPr>
              <w:tabs>
                <w:tab w:val="left" w:pos="720"/>
              </w:tabs>
              <w:spacing w:before="0" w:after="0"/>
              <w:ind w:firstLine="0"/>
              <w:rPr>
                <w:sz w:val="24"/>
                <w:szCs w:val="24"/>
                <w:lang w:val="pt-BR"/>
              </w:rPr>
            </w:pPr>
            <w:r w:rsidRPr="00ED1B53">
              <w:rPr>
                <w:sz w:val="24"/>
                <w:szCs w:val="24"/>
                <w:lang w:val="pt-BR"/>
              </w:rPr>
              <w:t>- Giới thiệu về bộ dữ liệu và lựa chọn biến phân tích.</w:t>
            </w:r>
          </w:p>
          <w:p w14:paraId="097C1475" w14:textId="5794CB83" w:rsidR="003A1E07" w:rsidRPr="00ED1B53" w:rsidRDefault="003A1E07" w:rsidP="00ED1B53">
            <w:pPr>
              <w:tabs>
                <w:tab w:val="left" w:pos="720"/>
              </w:tabs>
              <w:spacing w:before="0" w:after="0"/>
              <w:ind w:firstLine="0"/>
              <w:rPr>
                <w:sz w:val="24"/>
                <w:szCs w:val="24"/>
                <w:lang w:val="pt-BR"/>
              </w:rPr>
            </w:pPr>
            <w:r w:rsidRPr="00ED1B53">
              <w:rPr>
                <w:sz w:val="24"/>
                <w:szCs w:val="24"/>
                <w:lang w:val="pt-BR"/>
              </w:rPr>
              <w:t xml:space="preserve">- Hướng dẫn thực hành về phân tích tương ứng </w:t>
            </w:r>
            <w:r w:rsidR="00DF146B" w:rsidRPr="00ED1B53">
              <w:rPr>
                <w:sz w:val="24"/>
                <w:szCs w:val="24"/>
                <w:lang w:val="pt-BR"/>
              </w:rPr>
              <w:t>t</w:t>
            </w:r>
            <w:r w:rsidRPr="00ED1B53">
              <w:rPr>
                <w:sz w:val="24"/>
                <w:szCs w:val="24"/>
                <w:lang w:val="pt-BR"/>
              </w:rPr>
              <w:t>rên phần mềm R.</w:t>
            </w:r>
          </w:p>
          <w:p w14:paraId="77EE4B74" w14:textId="09F05940" w:rsidR="003A1E07" w:rsidRPr="00ED1B53" w:rsidRDefault="003A1E07" w:rsidP="00ED1B53">
            <w:pPr>
              <w:tabs>
                <w:tab w:val="left" w:pos="720"/>
              </w:tabs>
              <w:spacing w:before="0" w:after="0"/>
              <w:ind w:firstLine="0"/>
              <w:rPr>
                <w:sz w:val="24"/>
                <w:szCs w:val="24"/>
                <w:lang w:val="pt-BR"/>
              </w:rPr>
            </w:pPr>
            <w:r w:rsidRPr="00ED1B53">
              <w:rPr>
                <w:sz w:val="24"/>
                <w:szCs w:val="24"/>
                <w:lang w:val="pt-BR"/>
              </w:rPr>
              <w:t>- Hướng dẫn đọc kết quả trên phần mềm và nêu ý nghĩa của các kết quả tính được.</w:t>
            </w:r>
          </w:p>
          <w:p w14:paraId="6B6A4E7E" w14:textId="66EFE766" w:rsidR="003A1E07" w:rsidRPr="00ED1B53" w:rsidRDefault="003A1E07" w:rsidP="00ED1B53">
            <w:pPr>
              <w:tabs>
                <w:tab w:val="left" w:pos="720"/>
              </w:tabs>
              <w:spacing w:before="0" w:after="0"/>
              <w:ind w:firstLine="0"/>
              <w:rPr>
                <w:sz w:val="24"/>
                <w:szCs w:val="24"/>
                <w:lang w:val="pt-BR"/>
              </w:rPr>
            </w:pPr>
            <w:r w:rsidRPr="00ED1B53">
              <w:rPr>
                <w:sz w:val="24"/>
                <w:szCs w:val="24"/>
                <w:lang w:val="pt-BR"/>
              </w:rPr>
              <w:t>- Trả lời câu hỏi, hướng dẫn làm bài tậ</w:t>
            </w:r>
            <w:r w:rsidR="00934E71" w:rsidRPr="00ED1B53">
              <w:rPr>
                <w:sz w:val="24"/>
                <w:szCs w:val="24"/>
                <w:lang w:val="pt-BR"/>
              </w:rPr>
              <w:t>p trong seminar 5</w:t>
            </w:r>
          </w:p>
          <w:p w14:paraId="1DEC8715" w14:textId="4C62C00C" w:rsidR="003A1E07" w:rsidRPr="00ED1B53" w:rsidRDefault="003A1E07" w:rsidP="00ED1B53">
            <w:pPr>
              <w:tabs>
                <w:tab w:val="left" w:pos="720"/>
              </w:tabs>
              <w:spacing w:before="0" w:after="0"/>
              <w:ind w:firstLine="0"/>
              <w:rPr>
                <w:sz w:val="24"/>
                <w:szCs w:val="24"/>
                <w:lang w:val="pt-BR"/>
              </w:rPr>
            </w:pPr>
            <w:r w:rsidRPr="00ED1B53">
              <w:rPr>
                <w:sz w:val="24"/>
                <w:szCs w:val="24"/>
                <w:lang w:val="pt-BR"/>
              </w:rPr>
              <w:t>- Hướng dẫn giải bài tập về nhà.</w:t>
            </w:r>
          </w:p>
          <w:p w14:paraId="036E6AB3" w14:textId="77777777" w:rsidR="00167FC3" w:rsidRPr="00ED1B53" w:rsidRDefault="00167FC3" w:rsidP="00ED1B53">
            <w:pPr>
              <w:tabs>
                <w:tab w:val="left" w:pos="720"/>
              </w:tabs>
              <w:spacing w:before="0" w:after="0"/>
              <w:ind w:firstLine="0"/>
              <w:rPr>
                <w:sz w:val="24"/>
                <w:szCs w:val="24"/>
                <w:lang w:val="pt-BR"/>
              </w:rPr>
            </w:pPr>
          </w:p>
          <w:p w14:paraId="1606F9D6" w14:textId="77777777" w:rsidR="003A1E07" w:rsidRPr="00ED1B53" w:rsidRDefault="003A1E07" w:rsidP="00ED1B53">
            <w:pPr>
              <w:tabs>
                <w:tab w:val="left" w:pos="720"/>
              </w:tabs>
              <w:spacing w:before="0" w:after="0"/>
              <w:ind w:firstLine="0"/>
              <w:rPr>
                <w:b/>
                <w:bCs/>
                <w:sz w:val="24"/>
                <w:szCs w:val="24"/>
                <w:lang w:val="pt-BR"/>
              </w:rPr>
            </w:pPr>
            <w:r w:rsidRPr="00ED1B53">
              <w:rPr>
                <w:b/>
                <w:bCs/>
                <w:sz w:val="24"/>
                <w:szCs w:val="24"/>
                <w:lang w:val="pt-BR"/>
              </w:rPr>
              <w:t>Sinh viên</w:t>
            </w:r>
          </w:p>
          <w:p w14:paraId="24AB4BFA" w14:textId="77777777" w:rsidR="003A1E07" w:rsidRPr="00ED1B53" w:rsidRDefault="003A1E07" w:rsidP="00ED1B53">
            <w:pPr>
              <w:tabs>
                <w:tab w:val="left" w:pos="720"/>
              </w:tabs>
              <w:spacing w:before="0" w:after="0"/>
              <w:ind w:firstLine="0"/>
              <w:rPr>
                <w:sz w:val="24"/>
                <w:szCs w:val="24"/>
                <w:lang w:val="pt-BR"/>
              </w:rPr>
            </w:pPr>
            <w:r w:rsidRPr="00ED1B53">
              <w:rPr>
                <w:sz w:val="24"/>
                <w:szCs w:val="24"/>
                <w:lang w:val="pt-BR"/>
              </w:rPr>
              <w:t>- Đọc tài liệu trước</w:t>
            </w:r>
          </w:p>
          <w:p w14:paraId="5A8E895D" w14:textId="77777777" w:rsidR="003A1E07" w:rsidRPr="00ED1B53" w:rsidRDefault="003A1E07" w:rsidP="00ED1B53">
            <w:pPr>
              <w:tabs>
                <w:tab w:val="left" w:pos="720"/>
              </w:tabs>
              <w:spacing w:before="0" w:after="0"/>
              <w:ind w:firstLine="0"/>
              <w:rPr>
                <w:sz w:val="24"/>
                <w:szCs w:val="24"/>
                <w:lang w:val="pt-BR"/>
              </w:rPr>
            </w:pPr>
            <w:r w:rsidRPr="00ED1B53">
              <w:rPr>
                <w:sz w:val="24"/>
                <w:szCs w:val="24"/>
                <w:lang w:val="pt-BR"/>
              </w:rPr>
              <w:t>- Theo dõi các bước thực hành</w:t>
            </w:r>
          </w:p>
          <w:p w14:paraId="2938A2EE" w14:textId="77777777" w:rsidR="003A1E07" w:rsidRPr="00ED1B53" w:rsidRDefault="003A1E07" w:rsidP="00ED1B53">
            <w:pPr>
              <w:tabs>
                <w:tab w:val="left" w:pos="720"/>
              </w:tabs>
              <w:spacing w:before="0" w:after="0"/>
              <w:ind w:firstLine="0"/>
              <w:rPr>
                <w:sz w:val="24"/>
                <w:szCs w:val="24"/>
                <w:lang w:val="pt-BR"/>
              </w:rPr>
            </w:pPr>
            <w:r w:rsidRPr="00ED1B53">
              <w:rPr>
                <w:sz w:val="24"/>
                <w:szCs w:val="24"/>
                <w:lang w:val="pt-BR"/>
              </w:rPr>
              <w:lastRenderedPageBreak/>
              <w:t>- Thực hiện trên máy tính</w:t>
            </w:r>
          </w:p>
          <w:p w14:paraId="11A69E1D" w14:textId="6CE12D36" w:rsidR="003A1E07" w:rsidRPr="00ED1B53" w:rsidRDefault="003A1E07" w:rsidP="00ED1B53">
            <w:pPr>
              <w:tabs>
                <w:tab w:val="left" w:pos="720"/>
              </w:tabs>
              <w:spacing w:before="0" w:after="0"/>
              <w:ind w:firstLine="0"/>
              <w:rPr>
                <w:sz w:val="24"/>
                <w:szCs w:val="24"/>
                <w:lang w:val="pt-BR"/>
              </w:rPr>
            </w:pPr>
            <w:r w:rsidRPr="00ED1B53">
              <w:rPr>
                <w:sz w:val="24"/>
                <w:szCs w:val="24"/>
                <w:lang w:val="pt-BR"/>
              </w:rPr>
              <w:t>- Tham gia chữa bài.</w:t>
            </w:r>
          </w:p>
        </w:tc>
        <w:tc>
          <w:tcPr>
            <w:tcW w:w="0" w:type="auto"/>
            <w:shd w:val="clear" w:color="auto" w:fill="auto"/>
          </w:tcPr>
          <w:p w14:paraId="31271C52" w14:textId="77777777" w:rsidR="003A1E07" w:rsidRPr="00ED1B53" w:rsidRDefault="003A1E07" w:rsidP="00ED1B53">
            <w:pPr>
              <w:tabs>
                <w:tab w:val="left" w:pos="720"/>
              </w:tabs>
              <w:spacing w:before="0" w:after="0"/>
              <w:ind w:firstLine="0"/>
              <w:rPr>
                <w:sz w:val="24"/>
                <w:szCs w:val="24"/>
                <w:lang w:val="pt-BR"/>
              </w:rPr>
            </w:pPr>
            <w:r w:rsidRPr="00ED1B53">
              <w:rPr>
                <w:sz w:val="24"/>
                <w:szCs w:val="24"/>
                <w:lang w:val="pt-BR"/>
              </w:rPr>
              <w:lastRenderedPageBreak/>
              <w:t>- Điểm danh</w:t>
            </w:r>
          </w:p>
          <w:p w14:paraId="447652C6" w14:textId="242B7921" w:rsidR="003A1E07" w:rsidRPr="00ED1B53" w:rsidRDefault="003A1E07" w:rsidP="00ED1B53">
            <w:pPr>
              <w:tabs>
                <w:tab w:val="left" w:pos="720"/>
              </w:tabs>
              <w:spacing w:before="0" w:after="0"/>
              <w:ind w:firstLine="0"/>
              <w:rPr>
                <w:sz w:val="24"/>
                <w:szCs w:val="24"/>
                <w:lang w:val="pt-BR"/>
              </w:rPr>
            </w:pPr>
            <w:r w:rsidRPr="00ED1B53">
              <w:rPr>
                <w:sz w:val="24"/>
                <w:szCs w:val="24"/>
                <w:lang w:val="pt-BR"/>
              </w:rPr>
              <w:t>- Trả lời câu hỏ</w:t>
            </w:r>
            <w:r w:rsidR="00934E71" w:rsidRPr="00ED1B53">
              <w:rPr>
                <w:sz w:val="24"/>
                <w:szCs w:val="24"/>
                <w:lang w:val="pt-BR"/>
              </w:rPr>
              <w:t>i trong slide seminar 5</w:t>
            </w:r>
          </w:p>
          <w:p w14:paraId="0A525FBB" w14:textId="66DDCA6B" w:rsidR="003A1E07" w:rsidRPr="00ED1B53" w:rsidRDefault="003A1E07" w:rsidP="00ED1B53">
            <w:pPr>
              <w:tabs>
                <w:tab w:val="left" w:pos="720"/>
              </w:tabs>
              <w:spacing w:before="0" w:after="0"/>
              <w:ind w:firstLine="0"/>
              <w:rPr>
                <w:sz w:val="24"/>
                <w:szCs w:val="24"/>
                <w:lang w:val="pt-BR"/>
              </w:rPr>
            </w:pPr>
            <w:r w:rsidRPr="00ED1B53">
              <w:rPr>
                <w:sz w:val="24"/>
                <w:szCs w:val="24"/>
                <w:lang w:val="pt-BR"/>
              </w:rPr>
              <w:t>- Trả lời câu hỏi về ý nghĩa của các kết quả phân tích trên phần mềm R.</w:t>
            </w:r>
          </w:p>
          <w:p w14:paraId="400C8172" w14:textId="4949D037" w:rsidR="003A1E07" w:rsidRPr="00ED1B53" w:rsidRDefault="003A1E07" w:rsidP="00ED1B53">
            <w:pPr>
              <w:tabs>
                <w:tab w:val="left" w:pos="720"/>
              </w:tabs>
              <w:spacing w:before="0" w:after="0"/>
              <w:ind w:firstLine="0"/>
              <w:rPr>
                <w:rFonts w:cs="Times New Roman"/>
                <w:sz w:val="24"/>
                <w:szCs w:val="24"/>
              </w:rPr>
            </w:pPr>
            <w:r w:rsidRPr="00ED1B53">
              <w:rPr>
                <w:sz w:val="24"/>
                <w:szCs w:val="24"/>
                <w:lang w:val="pt-BR"/>
              </w:rPr>
              <w:t>- Trả lời các bài tập về nhà.</w:t>
            </w:r>
          </w:p>
        </w:tc>
        <w:tc>
          <w:tcPr>
            <w:tcW w:w="0" w:type="auto"/>
          </w:tcPr>
          <w:p w14:paraId="2C98549F"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6AF31DBE"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0BC8F4E4"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376793D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1B9F5DC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4BDC3C88"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5B0B069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5107EEB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385E0753"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3ACED41F" w14:textId="07B457C8" w:rsidR="003A1E07" w:rsidRPr="00ED1B53" w:rsidRDefault="003A1E07" w:rsidP="00ED1B53">
            <w:pPr>
              <w:widowControl w:val="0"/>
              <w:tabs>
                <w:tab w:val="left" w:pos="288"/>
                <w:tab w:val="left" w:pos="990"/>
              </w:tabs>
              <w:spacing w:before="0" w:after="0"/>
              <w:ind w:firstLine="0"/>
              <w:rPr>
                <w:rFonts w:cs="Times New Roman"/>
                <w:sz w:val="24"/>
                <w:szCs w:val="24"/>
              </w:rPr>
            </w:pPr>
          </w:p>
        </w:tc>
      </w:tr>
      <w:tr w:rsidR="004A78D4" w:rsidRPr="00ED1B53" w14:paraId="04276324" w14:textId="77777777" w:rsidTr="00ED1B53">
        <w:trPr>
          <w:trHeight w:val="20"/>
        </w:trPr>
        <w:tc>
          <w:tcPr>
            <w:tcW w:w="0" w:type="auto"/>
            <w:shd w:val="clear" w:color="auto" w:fill="auto"/>
            <w:vAlign w:val="center"/>
          </w:tcPr>
          <w:p w14:paraId="7B7121D1" w14:textId="48352C0C" w:rsidR="007F12E1" w:rsidRPr="00ED1B53" w:rsidRDefault="00934E71"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lastRenderedPageBreak/>
              <w:t>11</w:t>
            </w:r>
          </w:p>
        </w:tc>
        <w:tc>
          <w:tcPr>
            <w:tcW w:w="0" w:type="auto"/>
            <w:shd w:val="clear" w:color="auto" w:fill="auto"/>
            <w:vAlign w:val="center"/>
          </w:tcPr>
          <w:p w14:paraId="3E2B35F4" w14:textId="4B3BC5DA" w:rsidR="007F12E1" w:rsidRPr="00ED1B53" w:rsidRDefault="00934E71" w:rsidP="00ED1B53">
            <w:pPr>
              <w:widowControl w:val="0"/>
              <w:tabs>
                <w:tab w:val="left" w:pos="439"/>
                <w:tab w:val="left" w:pos="993"/>
              </w:tabs>
              <w:spacing w:before="0" w:after="0"/>
              <w:ind w:firstLine="0"/>
              <w:rPr>
                <w:rFonts w:cs="Times New Roman"/>
                <w:bCs/>
                <w:sz w:val="24"/>
                <w:szCs w:val="24"/>
                <w:lang w:val="fr-FR"/>
              </w:rPr>
            </w:pPr>
            <w:r w:rsidRPr="00ED1B53">
              <w:rPr>
                <w:rFonts w:cs="Times New Roman"/>
                <w:b/>
                <w:bCs/>
                <w:sz w:val="24"/>
                <w:szCs w:val="24"/>
                <w:lang w:val="fr-FR"/>
              </w:rPr>
              <w:t>Lecture 6</w:t>
            </w:r>
            <w:r w:rsidR="007F12E1" w:rsidRPr="00ED1B53">
              <w:rPr>
                <w:rFonts w:cs="Times New Roman"/>
                <w:bCs/>
                <w:sz w:val="24"/>
                <w:szCs w:val="24"/>
                <w:lang w:val="fr-FR"/>
              </w:rPr>
              <w:t xml:space="preserve"> </w:t>
            </w:r>
            <w:r w:rsidR="007F12E1" w:rsidRPr="00ED1B53">
              <w:rPr>
                <w:b/>
                <w:sz w:val="24"/>
                <w:szCs w:val="24"/>
              </w:rPr>
              <w:t>. Phân tích đa tương ứng</w:t>
            </w:r>
          </w:p>
          <w:p w14:paraId="1177EF65" w14:textId="05744F53" w:rsidR="007F12E1" w:rsidRPr="00ED1B53" w:rsidRDefault="00934E71" w:rsidP="00ED1B53">
            <w:pPr>
              <w:tabs>
                <w:tab w:val="left" w:pos="567"/>
              </w:tabs>
              <w:spacing w:before="0" w:after="0"/>
              <w:ind w:firstLine="0"/>
              <w:jc w:val="both"/>
              <w:rPr>
                <w:sz w:val="24"/>
                <w:szCs w:val="24"/>
                <w:lang w:val="pt-BR"/>
              </w:rPr>
            </w:pPr>
            <w:r w:rsidRPr="00ED1B53">
              <w:rPr>
                <w:sz w:val="24"/>
                <w:szCs w:val="24"/>
                <w:lang w:val="pt-BR"/>
              </w:rPr>
              <w:t>6</w:t>
            </w:r>
            <w:r w:rsidR="00DF146B" w:rsidRPr="00ED1B53">
              <w:rPr>
                <w:sz w:val="24"/>
                <w:szCs w:val="24"/>
                <w:lang w:val="pt-BR"/>
              </w:rPr>
              <w:t>.1. Những vấn đề cơ bản của phân tích đa tương ứng</w:t>
            </w:r>
          </w:p>
          <w:p w14:paraId="2C52DE75" w14:textId="6DACCE5E" w:rsidR="00DF146B" w:rsidRPr="00ED1B53" w:rsidRDefault="00934E71" w:rsidP="00ED1B53">
            <w:pPr>
              <w:tabs>
                <w:tab w:val="left" w:pos="567"/>
              </w:tabs>
              <w:spacing w:before="0" w:after="0"/>
              <w:ind w:firstLine="0"/>
              <w:jc w:val="both"/>
              <w:rPr>
                <w:sz w:val="24"/>
                <w:szCs w:val="24"/>
                <w:lang w:val="pt-BR"/>
              </w:rPr>
            </w:pPr>
            <w:r w:rsidRPr="00ED1B53">
              <w:rPr>
                <w:sz w:val="24"/>
                <w:szCs w:val="24"/>
                <w:lang w:val="pt-BR"/>
              </w:rPr>
              <w:t>6</w:t>
            </w:r>
            <w:r w:rsidR="00DF146B" w:rsidRPr="00ED1B53">
              <w:rPr>
                <w:sz w:val="24"/>
                <w:szCs w:val="24"/>
                <w:lang w:val="pt-BR"/>
              </w:rPr>
              <w:t>.2. Cơ sở hình học của phân tích đa tương ứng</w:t>
            </w:r>
          </w:p>
          <w:p w14:paraId="41CA3331" w14:textId="4D4ECB50" w:rsidR="00DF146B" w:rsidRPr="00ED1B53" w:rsidRDefault="00934E71" w:rsidP="00ED1B53">
            <w:pPr>
              <w:tabs>
                <w:tab w:val="left" w:pos="567"/>
              </w:tabs>
              <w:spacing w:before="0" w:after="0"/>
              <w:ind w:firstLine="0"/>
              <w:jc w:val="both"/>
              <w:rPr>
                <w:sz w:val="24"/>
                <w:szCs w:val="24"/>
                <w:lang w:val="pt-BR"/>
              </w:rPr>
            </w:pPr>
            <w:r w:rsidRPr="00ED1B53">
              <w:rPr>
                <w:sz w:val="24"/>
                <w:szCs w:val="24"/>
                <w:lang w:val="pt-BR"/>
              </w:rPr>
              <w:t>6</w:t>
            </w:r>
            <w:r w:rsidR="00DF146B" w:rsidRPr="00ED1B53">
              <w:rPr>
                <w:sz w:val="24"/>
                <w:szCs w:val="24"/>
                <w:lang w:val="pt-BR"/>
              </w:rPr>
              <w:t>.3. Các bước tiến hành phân tích đa tương ứng</w:t>
            </w:r>
          </w:p>
          <w:p w14:paraId="0A889536" w14:textId="319BA9CF" w:rsidR="00DF146B" w:rsidRPr="00ED1B53" w:rsidRDefault="00934E71" w:rsidP="00ED1B53">
            <w:pPr>
              <w:tabs>
                <w:tab w:val="left" w:pos="567"/>
              </w:tabs>
              <w:spacing w:before="0" w:after="0"/>
              <w:ind w:firstLine="0"/>
              <w:jc w:val="both"/>
              <w:rPr>
                <w:sz w:val="24"/>
                <w:szCs w:val="24"/>
                <w:lang w:val="pt-BR"/>
              </w:rPr>
            </w:pPr>
            <w:r w:rsidRPr="00ED1B53">
              <w:rPr>
                <w:sz w:val="24"/>
                <w:szCs w:val="24"/>
                <w:lang w:val="pt-BR"/>
              </w:rPr>
              <w:t>6</w:t>
            </w:r>
            <w:r w:rsidR="00DF146B" w:rsidRPr="00ED1B53">
              <w:rPr>
                <w:sz w:val="24"/>
                <w:szCs w:val="24"/>
                <w:lang w:val="pt-BR"/>
              </w:rPr>
              <w:t>.4. Một số lưu ý về phân tích đa tương ứng và phân tích thành phần chính</w:t>
            </w:r>
          </w:p>
          <w:p w14:paraId="4127B502" w14:textId="77777777" w:rsidR="007F12E1" w:rsidRPr="00ED1B53" w:rsidRDefault="007F12E1" w:rsidP="00ED1B5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2B57D3DC" w14:textId="10E30C71" w:rsidR="007F12E1" w:rsidRPr="00ED1B53" w:rsidRDefault="007F12E1" w:rsidP="00ED1B53">
            <w:pPr>
              <w:widowControl w:val="0"/>
              <w:tabs>
                <w:tab w:val="left" w:pos="993"/>
              </w:tabs>
              <w:spacing w:before="0" w:after="0"/>
              <w:ind w:firstLine="0"/>
              <w:rPr>
                <w:rFonts w:cs="Times New Roman"/>
                <w:sz w:val="24"/>
                <w:szCs w:val="24"/>
              </w:rPr>
            </w:pPr>
            <w:r w:rsidRPr="00ED1B53">
              <w:rPr>
                <w:rFonts w:cs="Times New Roman"/>
                <w:sz w:val="24"/>
                <w:szCs w:val="24"/>
              </w:rPr>
              <w:t>[1] Chương 3</w:t>
            </w:r>
            <w:r w:rsidR="00DF146B" w:rsidRPr="00ED1B53">
              <w:rPr>
                <w:rFonts w:cs="Times New Roman"/>
                <w:sz w:val="24"/>
                <w:szCs w:val="24"/>
              </w:rPr>
              <w:t>: Mục 3.2</w:t>
            </w:r>
          </w:p>
          <w:p w14:paraId="6367795C" w14:textId="4E6AD5C9" w:rsidR="007F12E1" w:rsidRPr="00ED1B53" w:rsidRDefault="007F12E1" w:rsidP="00ED1B53">
            <w:pPr>
              <w:widowControl w:val="0"/>
              <w:tabs>
                <w:tab w:val="left" w:pos="993"/>
              </w:tabs>
              <w:spacing w:before="0" w:after="0"/>
              <w:ind w:firstLine="0"/>
              <w:rPr>
                <w:rFonts w:cs="Times New Roman"/>
                <w:sz w:val="24"/>
                <w:szCs w:val="24"/>
              </w:rPr>
            </w:pPr>
            <w:r w:rsidRPr="00ED1B53">
              <w:rPr>
                <w:rFonts w:cs="Times New Roman"/>
                <w:sz w:val="24"/>
                <w:szCs w:val="24"/>
              </w:rPr>
              <w:t>[2] Slide bài giả</w:t>
            </w:r>
            <w:r w:rsidR="004A78D4" w:rsidRPr="00ED1B53">
              <w:rPr>
                <w:rFonts w:cs="Times New Roman"/>
                <w:sz w:val="24"/>
                <w:szCs w:val="24"/>
              </w:rPr>
              <w:t>ng lecture 6</w:t>
            </w:r>
            <w:r w:rsidR="00DF146B" w:rsidRPr="00ED1B53">
              <w:rPr>
                <w:rFonts w:cs="Times New Roman"/>
                <w:sz w:val="24"/>
                <w:szCs w:val="24"/>
              </w:rPr>
              <w:t xml:space="preserve"> và seminar </w:t>
            </w:r>
            <w:r w:rsidR="004A78D4" w:rsidRPr="00ED1B53">
              <w:rPr>
                <w:rFonts w:cs="Times New Roman"/>
                <w:sz w:val="24"/>
                <w:szCs w:val="24"/>
              </w:rPr>
              <w:t>6</w:t>
            </w:r>
          </w:p>
          <w:p w14:paraId="13A7A17B" w14:textId="2B65ECB5" w:rsidR="007F12E1" w:rsidRPr="00ED1B53" w:rsidRDefault="0096772D" w:rsidP="00ED1B53">
            <w:pPr>
              <w:widowControl w:val="0"/>
              <w:tabs>
                <w:tab w:val="left" w:pos="993"/>
              </w:tabs>
              <w:spacing w:before="0" w:after="0"/>
              <w:ind w:firstLine="0"/>
              <w:rPr>
                <w:rFonts w:cs="Times New Roman"/>
                <w:sz w:val="24"/>
                <w:szCs w:val="24"/>
              </w:rPr>
            </w:pPr>
            <w:r w:rsidRPr="00ED1B53">
              <w:rPr>
                <w:rFonts w:cs="Times New Roman"/>
                <w:sz w:val="24"/>
                <w:szCs w:val="24"/>
              </w:rPr>
              <w:t>[5] Chapter 2, Chapter 8</w:t>
            </w:r>
          </w:p>
          <w:p w14:paraId="20EAA41B" w14:textId="77777777" w:rsidR="007F12E1" w:rsidRPr="00ED1B53" w:rsidRDefault="007F12E1" w:rsidP="00ED1B53">
            <w:pPr>
              <w:widowControl w:val="0"/>
              <w:tabs>
                <w:tab w:val="left" w:pos="993"/>
              </w:tabs>
              <w:spacing w:before="0" w:after="0"/>
              <w:ind w:firstLine="0"/>
              <w:rPr>
                <w:rFonts w:cs="Times New Roman"/>
                <w:sz w:val="24"/>
                <w:szCs w:val="24"/>
              </w:rPr>
            </w:pPr>
          </w:p>
        </w:tc>
        <w:tc>
          <w:tcPr>
            <w:tcW w:w="0" w:type="auto"/>
            <w:shd w:val="clear" w:color="auto" w:fill="auto"/>
            <w:vAlign w:val="center"/>
          </w:tcPr>
          <w:p w14:paraId="64A67107" w14:textId="77777777" w:rsidR="007F12E1" w:rsidRPr="00ED1B53" w:rsidRDefault="007F12E1" w:rsidP="00ED1B53">
            <w:pPr>
              <w:tabs>
                <w:tab w:val="left" w:pos="720"/>
              </w:tabs>
              <w:spacing w:before="0" w:after="0"/>
              <w:ind w:firstLine="0"/>
              <w:rPr>
                <w:b/>
                <w:bCs/>
                <w:sz w:val="24"/>
                <w:szCs w:val="24"/>
                <w:lang w:val="pt-BR"/>
              </w:rPr>
            </w:pPr>
            <w:r w:rsidRPr="00ED1B53">
              <w:rPr>
                <w:b/>
                <w:bCs/>
                <w:sz w:val="24"/>
                <w:szCs w:val="24"/>
                <w:lang w:val="pt-BR"/>
              </w:rPr>
              <w:t>Giảng viên</w:t>
            </w:r>
          </w:p>
          <w:p w14:paraId="604B15D9" w14:textId="2725EE9A" w:rsidR="007F12E1" w:rsidRPr="00ED1B53" w:rsidRDefault="007F12E1" w:rsidP="00ED1B53">
            <w:pPr>
              <w:tabs>
                <w:tab w:val="left" w:pos="720"/>
              </w:tabs>
              <w:spacing w:before="0" w:after="0"/>
              <w:ind w:firstLine="0"/>
              <w:rPr>
                <w:sz w:val="24"/>
                <w:szCs w:val="24"/>
                <w:lang w:val="pt-BR"/>
              </w:rPr>
            </w:pPr>
            <w:r w:rsidRPr="00ED1B53">
              <w:rPr>
                <w:sz w:val="24"/>
                <w:szCs w:val="24"/>
                <w:lang w:val="pt-BR"/>
              </w:rPr>
              <w:t>- Giảng lý thuyết theo nộ</w:t>
            </w:r>
            <w:r w:rsidR="00934E71" w:rsidRPr="00ED1B53">
              <w:rPr>
                <w:sz w:val="24"/>
                <w:szCs w:val="24"/>
                <w:lang w:val="pt-BR"/>
              </w:rPr>
              <w:t>i dung slide lecture 6</w:t>
            </w:r>
          </w:p>
          <w:p w14:paraId="3B920CC9"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6D014486" w14:textId="3AFC35B8" w:rsidR="007F12E1" w:rsidRPr="00ED1B53" w:rsidRDefault="007F12E1" w:rsidP="00ED1B53">
            <w:pPr>
              <w:tabs>
                <w:tab w:val="left" w:pos="720"/>
              </w:tabs>
              <w:spacing w:before="0" w:after="0"/>
              <w:ind w:firstLine="0"/>
              <w:rPr>
                <w:sz w:val="24"/>
                <w:szCs w:val="24"/>
                <w:lang w:val="pt-BR"/>
              </w:rPr>
            </w:pPr>
            <w:r w:rsidRPr="00ED1B53">
              <w:rPr>
                <w:sz w:val="24"/>
                <w:szCs w:val="24"/>
                <w:lang w:val="pt-BR"/>
              </w:rPr>
              <w:t>- Hướng dẫn đọc giáo trình chương 3</w:t>
            </w:r>
            <w:r w:rsidR="00DF146B" w:rsidRPr="00ED1B53">
              <w:rPr>
                <w:sz w:val="24"/>
                <w:szCs w:val="24"/>
                <w:lang w:val="pt-BR"/>
              </w:rPr>
              <w:t xml:space="preserve"> (Mục 3.2)</w:t>
            </w:r>
            <w:r w:rsidRPr="00ED1B53">
              <w:rPr>
                <w:sz w:val="24"/>
                <w:szCs w:val="24"/>
                <w:lang w:val="pt-BR"/>
              </w:rPr>
              <w:t>, tài liệu tham khảo</w:t>
            </w:r>
          </w:p>
          <w:p w14:paraId="64AEA9C9" w14:textId="25FEE7FF" w:rsidR="007F12E1" w:rsidRPr="00ED1B53" w:rsidRDefault="007F12E1" w:rsidP="00ED1B53">
            <w:pPr>
              <w:tabs>
                <w:tab w:val="left" w:pos="720"/>
              </w:tabs>
              <w:spacing w:before="0" w:after="0"/>
              <w:ind w:firstLine="0"/>
              <w:rPr>
                <w:sz w:val="24"/>
                <w:szCs w:val="24"/>
                <w:lang w:val="pt-BR"/>
              </w:rPr>
            </w:pPr>
            <w:r w:rsidRPr="00ED1B53">
              <w:rPr>
                <w:sz w:val="24"/>
                <w:szCs w:val="24"/>
                <w:lang w:val="pt-BR"/>
              </w:rPr>
              <w:t>- Yêu cầu sinh viên xem trước ví dụ, câu hỏi, bài tậ</w:t>
            </w:r>
            <w:r w:rsidR="00934E71" w:rsidRPr="00ED1B53">
              <w:rPr>
                <w:sz w:val="24"/>
                <w:szCs w:val="24"/>
                <w:lang w:val="pt-BR"/>
              </w:rPr>
              <w:t>p dành cho seminar 6</w:t>
            </w:r>
          </w:p>
          <w:p w14:paraId="1BB46D72" w14:textId="77777777" w:rsidR="007F12E1" w:rsidRPr="00ED1B53" w:rsidRDefault="007F12E1" w:rsidP="00ED1B53">
            <w:pPr>
              <w:tabs>
                <w:tab w:val="left" w:pos="720"/>
              </w:tabs>
              <w:spacing w:before="0" w:after="0"/>
              <w:ind w:firstLine="0"/>
              <w:rPr>
                <w:b/>
                <w:bCs/>
                <w:sz w:val="24"/>
                <w:szCs w:val="24"/>
                <w:lang w:val="pt-BR"/>
              </w:rPr>
            </w:pPr>
            <w:r w:rsidRPr="00ED1B53">
              <w:rPr>
                <w:b/>
                <w:bCs/>
                <w:sz w:val="24"/>
                <w:szCs w:val="24"/>
                <w:lang w:val="pt-BR"/>
              </w:rPr>
              <w:t>Sinh viên</w:t>
            </w:r>
          </w:p>
          <w:p w14:paraId="73D777B1"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245C1B26" w14:textId="0561DF00" w:rsidR="007F12E1" w:rsidRPr="00ED1B53" w:rsidRDefault="007F12E1"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tc>
        <w:tc>
          <w:tcPr>
            <w:tcW w:w="0" w:type="auto"/>
            <w:shd w:val="clear" w:color="auto" w:fill="auto"/>
            <w:vAlign w:val="center"/>
          </w:tcPr>
          <w:p w14:paraId="780DD4FE"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Giảng viên</w:t>
            </w:r>
          </w:p>
          <w:p w14:paraId="45B0FF32" w14:textId="3AE68B01"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Giảng lý thuyết theo nội dung slide lecture 6</w:t>
            </w:r>
          </w:p>
          <w:p w14:paraId="323B02CC"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1CE71996"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68CD6249" w14:textId="20E6A957" w:rsidR="002D54A8" w:rsidRPr="00ED1B53" w:rsidRDefault="002D54A8" w:rsidP="00ED1B53">
            <w:pPr>
              <w:tabs>
                <w:tab w:val="left" w:pos="720"/>
              </w:tabs>
              <w:spacing w:before="0" w:after="0"/>
              <w:ind w:firstLine="0"/>
              <w:rPr>
                <w:sz w:val="24"/>
                <w:szCs w:val="24"/>
                <w:lang w:val="pt-BR"/>
              </w:rPr>
            </w:pPr>
            <w:r w:rsidRPr="00ED1B53">
              <w:rPr>
                <w:sz w:val="24"/>
                <w:szCs w:val="24"/>
                <w:lang w:val="pt-BR"/>
              </w:rPr>
              <w:t>- Yêu cầu sinh viên xem trước ví dụ, câu hỏi, bài tập dành cho seminar 6</w:t>
            </w:r>
          </w:p>
          <w:p w14:paraId="2A407FB6"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Sinh viên</w:t>
            </w:r>
          </w:p>
          <w:p w14:paraId="07701FE5"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7C8A4FED" w14:textId="5F17AA58" w:rsidR="007F12E1" w:rsidRPr="00ED1B53" w:rsidRDefault="002D54A8"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tc>
        <w:tc>
          <w:tcPr>
            <w:tcW w:w="0" w:type="auto"/>
          </w:tcPr>
          <w:p w14:paraId="1D04D1F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5CF88D28"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464C24DA"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722E998E"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00C5DF0A"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420A3F4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1E29521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6129301B" w14:textId="18F8D4B5" w:rsidR="007F12E1" w:rsidRPr="00ED1B53" w:rsidRDefault="007F12E1" w:rsidP="00ED1B53">
            <w:pPr>
              <w:widowControl w:val="0"/>
              <w:spacing w:before="0" w:after="0"/>
              <w:ind w:firstLine="0"/>
              <w:jc w:val="center"/>
              <w:rPr>
                <w:rFonts w:cs="Times New Roman"/>
                <w:sz w:val="24"/>
                <w:szCs w:val="24"/>
              </w:rPr>
            </w:pPr>
          </w:p>
        </w:tc>
      </w:tr>
      <w:tr w:rsidR="004A78D4" w:rsidRPr="00ED1B53" w14:paraId="2976A43F" w14:textId="77777777" w:rsidTr="00ED1B53">
        <w:trPr>
          <w:trHeight w:val="20"/>
        </w:trPr>
        <w:tc>
          <w:tcPr>
            <w:tcW w:w="0" w:type="auto"/>
            <w:shd w:val="clear" w:color="auto" w:fill="auto"/>
            <w:vAlign w:val="center"/>
          </w:tcPr>
          <w:p w14:paraId="7612FBB2" w14:textId="2F848943" w:rsidR="007F12E1" w:rsidRPr="00ED1B53" w:rsidRDefault="00934E71"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t>12</w:t>
            </w:r>
          </w:p>
        </w:tc>
        <w:tc>
          <w:tcPr>
            <w:tcW w:w="0" w:type="auto"/>
            <w:shd w:val="clear" w:color="auto" w:fill="auto"/>
          </w:tcPr>
          <w:p w14:paraId="514ECE87" w14:textId="0F591374" w:rsidR="007F12E1" w:rsidRPr="00ED1B53" w:rsidRDefault="00934E71" w:rsidP="00ED1B53">
            <w:pPr>
              <w:tabs>
                <w:tab w:val="left" w:pos="720"/>
              </w:tabs>
              <w:spacing w:before="0" w:after="0"/>
              <w:ind w:firstLine="0"/>
              <w:rPr>
                <w:b/>
                <w:bCs/>
                <w:sz w:val="24"/>
                <w:szCs w:val="24"/>
                <w:lang w:val="pt-BR"/>
              </w:rPr>
            </w:pPr>
            <w:r w:rsidRPr="00ED1B53">
              <w:rPr>
                <w:b/>
                <w:bCs/>
                <w:sz w:val="24"/>
                <w:szCs w:val="24"/>
                <w:lang w:val="pt-BR"/>
              </w:rPr>
              <w:t>Seminar 6</w:t>
            </w:r>
          </w:p>
          <w:p w14:paraId="5755FC6A" w14:textId="6424E65D" w:rsidR="007F12E1" w:rsidRPr="00ED1B53" w:rsidRDefault="007F12E1" w:rsidP="00ED1B53">
            <w:pPr>
              <w:tabs>
                <w:tab w:val="left" w:pos="720"/>
              </w:tabs>
              <w:spacing w:before="0" w:after="0"/>
              <w:ind w:firstLine="0"/>
              <w:rPr>
                <w:sz w:val="24"/>
                <w:szCs w:val="24"/>
                <w:lang w:val="pt-BR"/>
              </w:rPr>
            </w:pPr>
            <w:r w:rsidRPr="00ED1B53">
              <w:rPr>
                <w:sz w:val="24"/>
                <w:szCs w:val="24"/>
                <w:lang w:val="pt-BR"/>
              </w:rPr>
              <w:lastRenderedPageBreak/>
              <w:t xml:space="preserve">- Thực hành phân </w:t>
            </w:r>
            <w:r w:rsidR="000B682B" w:rsidRPr="00ED1B53">
              <w:rPr>
                <w:sz w:val="24"/>
                <w:szCs w:val="24"/>
                <w:lang w:val="pt-BR"/>
              </w:rPr>
              <w:t xml:space="preserve">tích </w:t>
            </w:r>
            <w:r w:rsidRPr="00ED1B53">
              <w:rPr>
                <w:sz w:val="24"/>
                <w:szCs w:val="24"/>
                <w:lang w:val="pt-BR"/>
              </w:rPr>
              <w:t>đa tương ứng với phần mềm R</w:t>
            </w:r>
          </w:p>
          <w:p w14:paraId="18C15384" w14:textId="079D23CC" w:rsidR="007F12E1" w:rsidRPr="00ED1B53" w:rsidRDefault="007F12E1" w:rsidP="00ED1B53">
            <w:pPr>
              <w:tabs>
                <w:tab w:val="left" w:pos="720"/>
              </w:tabs>
              <w:spacing w:before="0" w:after="0"/>
              <w:ind w:firstLine="0"/>
              <w:rPr>
                <w:sz w:val="24"/>
                <w:szCs w:val="24"/>
                <w:lang w:val="pt-BR"/>
              </w:rPr>
            </w:pPr>
            <w:r w:rsidRPr="00ED1B53">
              <w:rPr>
                <w:sz w:val="24"/>
                <w:szCs w:val="24"/>
                <w:lang w:val="pt-BR"/>
              </w:rPr>
              <w:t xml:space="preserve">- Thảo luận về các ví dụ, câu hỏi, bài tập của seminar </w:t>
            </w:r>
            <w:r w:rsidR="004A78D4" w:rsidRPr="00ED1B53">
              <w:rPr>
                <w:sz w:val="24"/>
                <w:szCs w:val="24"/>
                <w:lang w:val="pt-BR"/>
              </w:rPr>
              <w:t>6</w:t>
            </w:r>
            <w:r w:rsidR="000B682B" w:rsidRPr="00ED1B53">
              <w:rPr>
                <w:sz w:val="24"/>
                <w:szCs w:val="24"/>
                <w:lang w:val="pt-BR"/>
              </w:rPr>
              <w:t>.</w:t>
            </w:r>
          </w:p>
          <w:p w14:paraId="4BAD9CBC" w14:textId="613FEF9F" w:rsidR="007F12E1" w:rsidRPr="00ED1B53" w:rsidRDefault="00650DC8" w:rsidP="00ED1B53">
            <w:pPr>
              <w:widowControl w:val="0"/>
              <w:tabs>
                <w:tab w:val="left" w:pos="439"/>
                <w:tab w:val="left" w:pos="993"/>
              </w:tabs>
              <w:spacing w:before="0" w:after="0"/>
              <w:ind w:firstLine="0"/>
              <w:rPr>
                <w:rFonts w:cs="Times New Roman"/>
                <w:bCs/>
                <w:sz w:val="24"/>
                <w:szCs w:val="24"/>
                <w:lang w:val="fr-FR"/>
              </w:rPr>
            </w:pPr>
            <w:r w:rsidRPr="00ED1B53">
              <w:rPr>
                <w:rFonts w:cs="Times New Roman"/>
                <w:bCs/>
                <w:sz w:val="24"/>
                <w:szCs w:val="24"/>
                <w:lang w:val="fr-FR"/>
              </w:rPr>
              <w:t>- Bài tập nhóm cho chủ đề của lecture 5 và lecture 6.</w:t>
            </w:r>
          </w:p>
        </w:tc>
        <w:tc>
          <w:tcPr>
            <w:tcW w:w="0" w:type="auto"/>
          </w:tcPr>
          <w:p w14:paraId="5E62B176" w14:textId="6E8F9BAE" w:rsidR="007F12E1" w:rsidRPr="00ED1B53" w:rsidRDefault="007F12E1" w:rsidP="00ED1B53">
            <w:pPr>
              <w:tabs>
                <w:tab w:val="left" w:pos="720"/>
              </w:tabs>
              <w:spacing w:before="0" w:after="0"/>
              <w:ind w:firstLine="0"/>
              <w:rPr>
                <w:sz w:val="24"/>
                <w:szCs w:val="24"/>
                <w:lang w:val="pt-BR"/>
              </w:rPr>
            </w:pPr>
            <w:r w:rsidRPr="00ED1B53">
              <w:rPr>
                <w:sz w:val="24"/>
                <w:szCs w:val="24"/>
                <w:lang w:val="pt-BR"/>
              </w:rPr>
              <w:lastRenderedPageBreak/>
              <w:t>[1] Chương 3</w:t>
            </w:r>
            <w:r w:rsidR="000B682B" w:rsidRPr="00ED1B53">
              <w:rPr>
                <w:sz w:val="24"/>
                <w:szCs w:val="24"/>
                <w:lang w:val="pt-BR"/>
              </w:rPr>
              <w:t>: Mục 3.2</w:t>
            </w:r>
          </w:p>
          <w:p w14:paraId="0B3EDB8E" w14:textId="01FD7F7C" w:rsidR="007F12E1" w:rsidRPr="00ED1B53" w:rsidRDefault="007F12E1" w:rsidP="00ED1B53">
            <w:pPr>
              <w:tabs>
                <w:tab w:val="left" w:pos="720"/>
              </w:tabs>
              <w:spacing w:before="0" w:after="0"/>
              <w:ind w:firstLine="0"/>
              <w:rPr>
                <w:sz w:val="24"/>
                <w:szCs w:val="24"/>
                <w:lang w:val="pt-BR"/>
              </w:rPr>
            </w:pPr>
            <w:r w:rsidRPr="00ED1B53">
              <w:rPr>
                <w:sz w:val="24"/>
                <w:szCs w:val="24"/>
                <w:lang w:val="pt-BR"/>
              </w:rPr>
              <w:lastRenderedPageBreak/>
              <w:t>[2] Slide bài</w:t>
            </w:r>
            <w:r w:rsidR="004A78D4" w:rsidRPr="00ED1B53">
              <w:rPr>
                <w:sz w:val="24"/>
                <w:szCs w:val="24"/>
                <w:lang w:val="pt-BR"/>
              </w:rPr>
              <w:t xml:space="preserve"> lecture 6</w:t>
            </w:r>
            <w:r w:rsidRPr="00ED1B53">
              <w:rPr>
                <w:sz w:val="24"/>
                <w:szCs w:val="24"/>
                <w:lang w:val="pt-BR"/>
              </w:rPr>
              <w:t xml:space="preserve"> và</w:t>
            </w:r>
            <w:r w:rsidR="000B682B" w:rsidRPr="00ED1B53">
              <w:rPr>
                <w:sz w:val="24"/>
                <w:szCs w:val="24"/>
                <w:lang w:val="pt-BR"/>
              </w:rPr>
              <w:t xml:space="preserve"> seminar </w:t>
            </w:r>
            <w:r w:rsidR="004A78D4" w:rsidRPr="00ED1B53">
              <w:rPr>
                <w:sz w:val="24"/>
                <w:szCs w:val="24"/>
                <w:lang w:val="pt-BR"/>
              </w:rPr>
              <w:t>6</w:t>
            </w:r>
          </w:p>
        </w:tc>
        <w:tc>
          <w:tcPr>
            <w:tcW w:w="0" w:type="auto"/>
            <w:shd w:val="clear" w:color="auto" w:fill="auto"/>
          </w:tcPr>
          <w:p w14:paraId="05798858" w14:textId="77777777" w:rsidR="007F12E1" w:rsidRPr="00ED1B53" w:rsidRDefault="007F12E1" w:rsidP="00ED1B53">
            <w:pPr>
              <w:tabs>
                <w:tab w:val="left" w:pos="720"/>
              </w:tabs>
              <w:spacing w:before="0" w:after="0"/>
              <w:ind w:firstLine="0"/>
              <w:rPr>
                <w:b/>
                <w:bCs/>
                <w:sz w:val="24"/>
                <w:szCs w:val="24"/>
                <w:lang w:val="pt-BR"/>
              </w:rPr>
            </w:pPr>
            <w:r w:rsidRPr="00ED1B53">
              <w:rPr>
                <w:b/>
                <w:bCs/>
                <w:sz w:val="24"/>
                <w:szCs w:val="24"/>
                <w:lang w:val="pt-BR"/>
              </w:rPr>
              <w:lastRenderedPageBreak/>
              <w:t>Giảng viên</w:t>
            </w:r>
          </w:p>
          <w:p w14:paraId="22703C76"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Giới thiệu về bộ dữ liệu và lựa chọn biến phân tích.</w:t>
            </w:r>
          </w:p>
          <w:p w14:paraId="46CC3FF3" w14:textId="5BDA2121" w:rsidR="007F12E1" w:rsidRPr="00ED1B53" w:rsidRDefault="007F12E1" w:rsidP="00ED1B53">
            <w:pPr>
              <w:tabs>
                <w:tab w:val="left" w:pos="720"/>
              </w:tabs>
              <w:spacing w:before="0" w:after="0"/>
              <w:ind w:firstLine="0"/>
              <w:rPr>
                <w:sz w:val="24"/>
                <w:szCs w:val="24"/>
                <w:lang w:val="pt-BR"/>
              </w:rPr>
            </w:pPr>
            <w:r w:rsidRPr="00ED1B53">
              <w:rPr>
                <w:sz w:val="24"/>
                <w:szCs w:val="24"/>
                <w:lang w:val="pt-BR"/>
              </w:rPr>
              <w:lastRenderedPageBreak/>
              <w:t>- Hướng dẫn thực hành về</w:t>
            </w:r>
            <w:r w:rsidR="000B682B" w:rsidRPr="00ED1B53">
              <w:rPr>
                <w:sz w:val="24"/>
                <w:szCs w:val="24"/>
                <w:lang w:val="pt-BR"/>
              </w:rPr>
              <w:t xml:space="preserve"> phân tích </w:t>
            </w:r>
            <w:r w:rsidRPr="00ED1B53">
              <w:rPr>
                <w:sz w:val="24"/>
                <w:szCs w:val="24"/>
                <w:lang w:val="pt-BR"/>
              </w:rPr>
              <w:t>đa tương ứng trên phần mềm R.</w:t>
            </w:r>
          </w:p>
          <w:p w14:paraId="24BE3940"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Hướng dẫn đọc kết quả trên phần mềm và nêu ý nghĩa của các kết quả tính được.</w:t>
            </w:r>
          </w:p>
          <w:p w14:paraId="30A71C46" w14:textId="3470263E" w:rsidR="007F12E1" w:rsidRPr="00ED1B53" w:rsidRDefault="007F12E1" w:rsidP="00ED1B53">
            <w:pPr>
              <w:tabs>
                <w:tab w:val="left" w:pos="720"/>
              </w:tabs>
              <w:spacing w:before="0" w:after="0"/>
              <w:ind w:firstLine="0"/>
              <w:rPr>
                <w:sz w:val="24"/>
                <w:szCs w:val="24"/>
                <w:lang w:val="pt-BR"/>
              </w:rPr>
            </w:pPr>
            <w:r w:rsidRPr="00ED1B53">
              <w:rPr>
                <w:sz w:val="24"/>
                <w:szCs w:val="24"/>
                <w:lang w:val="pt-BR"/>
              </w:rPr>
              <w:t>- Trả lời câu hỏi, hướng dẫn làm bài tậ</w:t>
            </w:r>
            <w:r w:rsidR="004A78D4" w:rsidRPr="00ED1B53">
              <w:rPr>
                <w:sz w:val="24"/>
                <w:szCs w:val="24"/>
                <w:lang w:val="pt-BR"/>
              </w:rPr>
              <w:t>p trong seminar 6</w:t>
            </w:r>
          </w:p>
          <w:p w14:paraId="15F482F9"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Hướng dẫn giải bài tập về nhà.</w:t>
            </w:r>
          </w:p>
          <w:p w14:paraId="60514041" w14:textId="77777777" w:rsidR="007F12E1" w:rsidRPr="00ED1B53" w:rsidRDefault="007F12E1" w:rsidP="00ED1B53">
            <w:pPr>
              <w:tabs>
                <w:tab w:val="left" w:pos="720"/>
              </w:tabs>
              <w:spacing w:before="0" w:after="0"/>
              <w:ind w:firstLine="0"/>
              <w:rPr>
                <w:b/>
                <w:bCs/>
                <w:sz w:val="24"/>
                <w:szCs w:val="24"/>
                <w:lang w:val="pt-BR"/>
              </w:rPr>
            </w:pPr>
            <w:r w:rsidRPr="00ED1B53">
              <w:rPr>
                <w:b/>
                <w:bCs/>
                <w:sz w:val="24"/>
                <w:szCs w:val="24"/>
                <w:lang w:val="pt-BR"/>
              </w:rPr>
              <w:t>Sinh viên</w:t>
            </w:r>
          </w:p>
          <w:p w14:paraId="281AE77D"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Đọc tài liệu trước</w:t>
            </w:r>
          </w:p>
          <w:p w14:paraId="2B2F7323"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Theo dõi các bước thực hành</w:t>
            </w:r>
          </w:p>
          <w:p w14:paraId="5660DF8E"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Thực hiện trên máy tính</w:t>
            </w:r>
          </w:p>
          <w:p w14:paraId="684D8396"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Tham gia chữa bài.</w:t>
            </w:r>
          </w:p>
          <w:p w14:paraId="5D6D1C42" w14:textId="007B3006" w:rsidR="00650DC8" w:rsidRPr="00ED1B53" w:rsidRDefault="00650DC8" w:rsidP="00ED1B53">
            <w:pPr>
              <w:tabs>
                <w:tab w:val="left" w:pos="720"/>
              </w:tabs>
              <w:spacing w:before="0" w:after="0"/>
              <w:ind w:firstLine="0"/>
              <w:rPr>
                <w:sz w:val="24"/>
                <w:szCs w:val="24"/>
                <w:lang w:val="pt-BR"/>
              </w:rPr>
            </w:pPr>
            <w:r w:rsidRPr="00ED1B53">
              <w:rPr>
                <w:sz w:val="24"/>
                <w:szCs w:val="24"/>
                <w:lang w:val="pt-BR"/>
              </w:rPr>
              <w:t>- Trình bày  bài tập nhóm (đối với nhóm được phân công) . Các sinh viên còn lại sẽ tham gia đặt câu hỏi và nhận xét cho nhóm trình bày</w:t>
            </w:r>
          </w:p>
        </w:tc>
        <w:tc>
          <w:tcPr>
            <w:tcW w:w="0" w:type="auto"/>
            <w:shd w:val="clear" w:color="auto" w:fill="auto"/>
          </w:tcPr>
          <w:p w14:paraId="3DE1E95E"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lastRenderedPageBreak/>
              <w:t>- Điểm danh</w:t>
            </w:r>
          </w:p>
          <w:p w14:paraId="1EC28960" w14:textId="6E02658F" w:rsidR="007F12E1" w:rsidRPr="00ED1B53" w:rsidRDefault="007F12E1" w:rsidP="00ED1B53">
            <w:pPr>
              <w:tabs>
                <w:tab w:val="left" w:pos="720"/>
              </w:tabs>
              <w:spacing w:before="0" w:after="0"/>
              <w:ind w:firstLine="0"/>
              <w:rPr>
                <w:sz w:val="24"/>
                <w:szCs w:val="24"/>
                <w:lang w:val="pt-BR"/>
              </w:rPr>
            </w:pPr>
            <w:r w:rsidRPr="00ED1B53">
              <w:rPr>
                <w:sz w:val="24"/>
                <w:szCs w:val="24"/>
                <w:lang w:val="pt-BR"/>
              </w:rPr>
              <w:lastRenderedPageBreak/>
              <w:t>- Trả lời câu hỏ</w:t>
            </w:r>
            <w:r w:rsidR="004F6A42" w:rsidRPr="00ED1B53">
              <w:rPr>
                <w:sz w:val="24"/>
                <w:szCs w:val="24"/>
                <w:lang w:val="pt-BR"/>
              </w:rPr>
              <w:t>i trong slide seminar 6</w:t>
            </w:r>
          </w:p>
          <w:p w14:paraId="281CF3A1" w14:textId="77777777" w:rsidR="007F12E1" w:rsidRPr="00ED1B53" w:rsidRDefault="007F12E1" w:rsidP="00ED1B53">
            <w:pPr>
              <w:tabs>
                <w:tab w:val="left" w:pos="720"/>
              </w:tabs>
              <w:spacing w:before="0" w:after="0"/>
              <w:ind w:firstLine="0"/>
              <w:rPr>
                <w:sz w:val="24"/>
                <w:szCs w:val="24"/>
                <w:lang w:val="pt-BR"/>
              </w:rPr>
            </w:pPr>
            <w:r w:rsidRPr="00ED1B53">
              <w:rPr>
                <w:sz w:val="24"/>
                <w:szCs w:val="24"/>
                <w:lang w:val="pt-BR"/>
              </w:rPr>
              <w:t>- Trả lời câu hỏi về ý nghĩa của các kết quả phân tích trên phần mềm R.</w:t>
            </w:r>
          </w:p>
          <w:p w14:paraId="79BB3376" w14:textId="77777777" w:rsidR="007F12E1" w:rsidRPr="00ED1B53" w:rsidRDefault="007F12E1" w:rsidP="00ED1B53">
            <w:pPr>
              <w:tabs>
                <w:tab w:val="left" w:pos="720"/>
              </w:tabs>
              <w:spacing w:before="0" w:after="0"/>
              <w:ind w:firstLine="0"/>
              <w:rPr>
                <w:rFonts w:cs="Times New Roman"/>
                <w:sz w:val="24"/>
                <w:szCs w:val="24"/>
              </w:rPr>
            </w:pPr>
            <w:r w:rsidRPr="00ED1B53">
              <w:rPr>
                <w:sz w:val="24"/>
                <w:szCs w:val="24"/>
                <w:lang w:val="pt-BR"/>
              </w:rPr>
              <w:t>- Trả lời các bài tập về nhà.</w:t>
            </w:r>
          </w:p>
        </w:tc>
        <w:tc>
          <w:tcPr>
            <w:tcW w:w="0" w:type="auto"/>
          </w:tcPr>
          <w:p w14:paraId="5E14FE3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CLO1.1</w:t>
            </w:r>
          </w:p>
          <w:p w14:paraId="6669C658"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02EAFE8E"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CLO2.1</w:t>
            </w:r>
          </w:p>
          <w:p w14:paraId="0C34463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4C772B9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12CF13E4"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2D3ABB3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412C0478"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50B435E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002F1649" w14:textId="5CF92BDF" w:rsidR="007F12E1" w:rsidRPr="00ED1B53" w:rsidRDefault="007F12E1" w:rsidP="00ED1B53">
            <w:pPr>
              <w:widowControl w:val="0"/>
              <w:tabs>
                <w:tab w:val="left" w:pos="288"/>
                <w:tab w:val="left" w:pos="990"/>
              </w:tabs>
              <w:spacing w:before="0" w:after="0"/>
              <w:ind w:firstLine="0"/>
              <w:rPr>
                <w:rFonts w:cs="Times New Roman"/>
                <w:sz w:val="24"/>
                <w:szCs w:val="24"/>
              </w:rPr>
            </w:pPr>
          </w:p>
        </w:tc>
      </w:tr>
      <w:tr w:rsidR="004A78D4" w:rsidRPr="00ED1B53" w14:paraId="6F0D5560" w14:textId="77777777" w:rsidTr="00ED1B53">
        <w:trPr>
          <w:trHeight w:val="20"/>
        </w:trPr>
        <w:tc>
          <w:tcPr>
            <w:tcW w:w="0" w:type="auto"/>
            <w:shd w:val="clear" w:color="auto" w:fill="auto"/>
            <w:vAlign w:val="center"/>
          </w:tcPr>
          <w:p w14:paraId="7C85DBCA" w14:textId="01B87962" w:rsidR="00EB5A99" w:rsidRPr="00ED1B53" w:rsidRDefault="004A78D4"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lastRenderedPageBreak/>
              <w:t>13</w:t>
            </w:r>
          </w:p>
        </w:tc>
        <w:tc>
          <w:tcPr>
            <w:tcW w:w="0" w:type="auto"/>
            <w:shd w:val="clear" w:color="auto" w:fill="auto"/>
          </w:tcPr>
          <w:p w14:paraId="6052EDA6" w14:textId="47977149" w:rsidR="00366C68" w:rsidRPr="00ED1B53" w:rsidRDefault="00EB5A99" w:rsidP="00ED1B53">
            <w:pPr>
              <w:widowControl w:val="0"/>
              <w:spacing w:before="0" w:after="0"/>
              <w:ind w:left="44" w:firstLine="0"/>
              <w:rPr>
                <w:b/>
                <w:sz w:val="24"/>
                <w:szCs w:val="24"/>
              </w:rPr>
            </w:pPr>
            <w:r w:rsidRPr="00ED1B53">
              <w:rPr>
                <w:b/>
                <w:bCs/>
                <w:sz w:val="24"/>
                <w:szCs w:val="24"/>
                <w:lang w:val="pt-BR"/>
              </w:rPr>
              <w:t xml:space="preserve">Lecture </w:t>
            </w:r>
            <w:r w:rsidR="004A78D4" w:rsidRPr="00ED1B53">
              <w:rPr>
                <w:b/>
                <w:bCs/>
                <w:sz w:val="24"/>
                <w:szCs w:val="24"/>
                <w:lang w:val="pt-BR"/>
              </w:rPr>
              <w:t>7</w:t>
            </w:r>
            <w:r w:rsidRPr="00ED1B53">
              <w:rPr>
                <w:b/>
                <w:bCs/>
                <w:sz w:val="24"/>
                <w:szCs w:val="24"/>
                <w:lang w:val="pt-BR"/>
              </w:rPr>
              <w:t xml:space="preserve">. </w:t>
            </w:r>
            <w:r w:rsidR="00366C68" w:rsidRPr="00ED1B53">
              <w:rPr>
                <w:b/>
                <w:sz w:val="24"/>
                <w:szCs w:val="24"/>
              </w:rPr>
              <w:t>Phân tích tương quan chính tắc</w:t>
            </w:r>
          </w:p>
          <w:p w14:paraId="226C8C42" w14:textId="77777777" w:rsidR="004A78D4" w:rsidRPr="00ED1B53" w:rsidRDefault="00366C68" w:rsidP="00ED1B53">
            <w:pPr>
              <w:pStyle w:val="ListParagraph"/>
              <w:numPr>
                <w:ilvl w:val="1"/>
                <w:numId w:val="15"/>
              </w:numPr>
              <w:spacing w:after="0" w:line="300" w:lineRule="auto"/>
              <w:ind w:left="280" w:hanging="180"/>
              <w:jc w:val="both"/>
              <w:rPr>
                <w:lang w:val="pt-BR"/>
              </w:rPr>
            </w:pPr>
            <w:r w:rsidRPr="00ED1B53">
              <w:rPr>
                <w:lang w:val="pt-BR"/>
              </w:rPr>
              <w:t>Nguyên lý và phạm vi ứng dụng của phân tích tương quan chính tắc</w:t>
            </w:r>
          </w:p>
          <w:p w14:paraId="42F8B041" w14:textId="52B5C5A7" w:rsidR="00366C68" w:rsidRPr="00ED1B53" w:rsidRDefault="00366C68" w:rsidP="00ED1B53">
            <w:pPr>
              <w:pStyle w:val="ListParagraph"/>
              <w:numPr>
                <w:ilvl w:val="1"/>
                <w:numId w:val="15"/>
              </w:numPr>
              <w:spacing w:after="0" w:line="300" w:lineRule="auto"/>
              <w:ind w:left="280" w:hanging="180"/>
              <w:jc w:val="both"/>
              <w:rPr>
                <w:lang w:val="pt-BR"/>
              </w:rPr>
            </w:pPr>
            <w:r w:rsidRPr="00ED1B53">
              <w:rPr>
                <w:lang w:val="pt-BR"/>
              </w:rPr>
              <w:t>Các bước tiến hành phân tích tương quan chính tắc</w:t>
            </w:r>
          </w:p>
          <w:p w14:paraId="364DC141" w14:textId="5EA7A432" w:rsidR="00EB5A99" w:rsidRPr="00ED1B53" w:rsidRDefault="00EB5A99" w:rsidP="00ED1B53">
            <w:pPr>
              <w:widowControl w:val="0"/>
              <w:tabs>
                <w:tab w:val="left" w:pos="993"/>
              </w:tabs>
              <w:spacing w:before="0" w:after="0"/>
              <w:ind w:firstLine="0"/>
              <w:rPr>
                <w:rFonts w:cs="Times New Roman"/>
                <w:bCs/>
                <w:sz w:val="24"/>
                <w:szCs w:val="24"/>
                <w:lang w:val="fr-FR"/>
              </w:rPr>
            </w:pPr>
          </w:p>
        </w:tc>
        <w:tc>
          <w:tcPr>
            <w:tcW w:w="0" w:type="auto"/>
          </w:tcPr>
          <w:p w14:paraId="7DEB3B3F" w14:textId="7D292E9B" w:rsidR="00366C68" w:rsidRPr="00ED1B53" w:rsidRDefault="00EB5A99" w:rsidP="00ED1B53">
            <w:pPr>
              <w:tabs>
                <w:tab w:val="left" w:pos="720"/>
              </w:tabs>
              <w:spacing w:before="0" w:after="0"/>
              <w:ind w:firstLine="0"/>
              <w:rPr>
                <w:rFonts w:cs="Times New Roman"/>
                <w:sz w:val="24"/>
                <w:szCs w:val="24"/>
              </w:rPr>
            </w:pPr>
            <w:r w:rsidRPr="00ED1B53">
              <w:rPr>
                <w:sz w:val="24"/>
                <w:szCs w:val="24"/>
                <w:lang w:val="pt-BR"/>
              </w:rPr>
              <w:lastRenderedPageBreak/>
              <w:t xml:space="preserve">[1] </w:t>
            </w:r>
            <w:r w:rsidR="00366C68" w:rsidRPr="00ED1B53">
              <w:rPr>
                <w:sz w:val="24"/>
                <w:szCs w:val="24"/>
                <w:lang w:val="pt-BR"/>
              </w:rPr>
              <w:t>Chương 4</w:t>
            </w:r>
          </w:p>
          <w:p w14:paraId="633D2B46" w14:textId="77777777" w:rsidR="00EB5A99" w:rsidRPr="00ED1B53" w:rsidRDefault="00480A06" w:rsidP="00ED1B53">
            <w:pPr>
              <w:widowControl w:val="0"/>
              <w:tabs>
                <w:tab w:val="left" w:pos="993"/>
              </w:tabs>
              <w:spacing w:before="0" w:after="0"/>
              <w:ind w:firstLine="0"/>
              <w:rPr>
                <w:rFonts w:cs="Times New Roman"/>
                <w:sz w:val="24"/>
                <w:szCs w:val="24"/>
              </w:rPr>
            </w:pPr>
            <w:r w:rsidRPr="00ED1B53">
              <w:rPr>
                <w:rFonts w:cs="Times New Roman"/>
                <w:sz w:val="24"/>
                <w:szCs w:val="24"/>
              </w:rPr>
              <w:t>[3] Mục 8.7; 8.8</w:t>
            </w:r>
          </w:p>
          <w:p w14:paraId="5FFBB19A" w14:textId="2D38D3DC" w:rsidR="00480A06" w:rsidRPr="00ED1B53" w:rsidRDefault="00480A06" w:rsidP="00ED1B53">
            <w:pPr>
              <w:widowControl w:val="0"/>
              <w:tabs>
                <w:tab w:val="left" w:pos="993"/>
              </w:tabs>
              <w:spacing w:before="0" w:after="0"/>
              <w:ind w:firstLine="0"/>
              <w:rPr>
                <w:rFonts w:cs="Times New Roman"/>
                <w:sz w:val="24"/>
                <w:szCs w:val="24"/>
              </w:rPr>
            </w:pPr>
            <w:r w:rsidRPr="00ED1B53">
              <w:rPr>
                <w:rFonts w:cs="Times New Roman"/>
                <w:sz w:val="24"/>
                <w:szCs w:val="24"/>
              </w:rPr>
              <w:t>[4] Mục 11 (trang 361)</w:t>
            </w:r>
          </w:p>
        </w:tc>
        <w:tc>
          <w:tcPr>
            <w:tcW w:w="0" w:type="auto"/>
            <w:shd w:val="clear" w:color="auto" w:fill="auto"/>
          </w:tcPr>
          <w:p w14:paraId="73371AF9" w14:textId="77777777" w:rsidR="00EB5A99" w:rsidRPr="00ED1B53" w:rsidRDefault="00EB5A99" w:rsidP="00ED1B53">
            <w:pPr>
              <w:tabs>
                <w:tab w:val="left" w:pos="720"/>
              </w:tabs>
              <w:spacing w:before="0" w:after="0"/>
              <w:ind w:left="360" w:firstLine="0"/>
              <w:rPr>
                <w:b/>
                <w:bCs/>
                <w:sz w:val="24"/>
                <w:szCs w:val="24"/>
                <w:lang w:val="pt-BR"/>
              </w:rPr>
            </w:pPr>
            <w:r w:rsidRPr="00ED1B53">
              <w:rPr>
                <w:b/>
                <w:bCs/>
                <w:sz w:val="24"/>
                <w:szCs w:val="24"/>
                <w:lang w:val="pt-BR"/>
              </w:rPr>
              <w:t>Giảng viên</w:t>
            </w:r>
          </w:p>
          <w:p w14:paraId="2412B1E1" w14:textId="77777777" w:rsidR="00EB5A99" w:rsidRPr="00ED1B53" w:rsidRDefault="00EB5A99" w:rsidP="00ED1B53">
            <w:pPr>
              <w:tabs>
                <w:tab w:val="left" w:pos="720"/>
              </w:tabs>
              <w:spacing w:before="0" w:after="0"/>
              <w:ind w:left="360" w:firstLine="0"/>
              <w:rPr>
                <w:sz w:val="24"/>
                <w:szCs w:val="24"/>
                <w:lang w:val="pt-BR"/>
              </w:rPr>
            </w:pPr>
            <w:r w:rsidRPr="00ED1B53">
              <w:rPr>
                <w:sz w:val="24"/>
                <w:szCs w:val="24"/>
                <w:lang w:val="pt-BR"/>
              </w:rPr>
              <w:t>- Giảng lý thuyết theo nội dung slide lecture 7</w:t>
            </w:r>
          </w:p>
          <w:p w14:paraId="7C3EBC1B" w14:textId="77777777" w:rsidR="00EB5A99" w:rsidRPr="00ED1B53" w:rsidRDefault="00EB5A99" w:rsidP="00ED1B53">
            <w:pPr>
              <w:tabs>
                <w:tab w:val="left" w:pos="720"/>
              </w:tabs>
              <w:spacing w:before="0" w:after="0"/>
              <w:ind w:left="360" w:firstLine="0"/>
              <w:rPr>
                <w:sz w:val="24"/>
                <w:szCs w:val="24"/>
                <w:lang w:val="pt-BR"/>
              </w:rPr>
            </w:pPr>
            <w:r w:rsidRPr="00ED1B53">
              <w:rPr>
                <w:sz w:val="24"/>
                <w:szCs w:val="24"/>
                <w:lang w:val="pt-BR"/>
              </w:rPr>
              <w:t>- Giới thiệu ví dụ trong slide</w:t>
            </w:r>
          </w:p>
          <w:p w14:paraId="0DC360EE" w14:textId="30A2BA16" w:rsidR="00EB5A99" w:rsidRPr="00ED1B53" w:rsidRDefault="00EB5A99" w:rsidP="00ED1B53">
            <w:pPr>
              <w:tabs>
                <w:tab w:val="left" w:pos="720"/>
              </w:tabs>
              <w:spacing w:before="0" w:after="0"/>
              <w:ind w:left="360" w:firstLine="0"/>
              <w:rPr>
                <w:sz w:val="24"/>
                <w:szCs w:val="24"/>
                <w:lang w:val="pt-BR"/>
              </w:rPr>
            </w:pPr>
            <w:r w:rsidRPr="00ED1B53">
              <w:rPr>
                <w:sz w:val="24"/>
                <w:szCs w:val="24"/>
                <w:lang w:val="pt-BR"/>
              </w:rPr>
              <w:t xml:space="preserve">- Hướng dẫn đọc giáo </w:t>
            </w:r>
            <w:r w:rsidR="00366C68" w:rsidRPr="00ED1B53">
              <w:rPr>
                <w:sz w:val="24"/>
                <w:szCs w:val="24"/>
                <w:lang w:val="pt-BR"/>
              </w:rPr>
              <w:t xml:space="preserve">trình chương 4, </w:t>
            </w:r>
            <w:r w:rsidRPr="00ED1B53">
              <w:rPr>
                <w:sz w:val="24"/>
                <w:szCs w:val="24"/>
                <w:lang w:val="pt-BR"/>
              </w:rPr>
              <w:t>tài liệu tham khảo</w:t>
            </w:r>
          </w:p>
          <w:p w14:paraId="1B6A4D86" w14:textId="77777777" w:rsidR="00EB5A99" w:rsidRPr="00ED1B53" w:rsidRDefault="00EB5A99" w:rsidP="00ED1B53">
            <w:pPr>
              <w:tabs>
                <w:tab w:val="left" w:pos="720"/>
              </w:tabs>
              <w:spacing w:before="0" w:after="0"/>
              <w:ind w:left="360" w:firstLine="0"/>
              <w:rPr>
                <w:sz w:val="24"/>
                <w:szCs w:val="24"/>
                <w:lang w:val="pt-BR"/>
              </w:rPr>
            </w:pPr>
            <w:r w:rsidRPr="00ED1B53">
              <w:rPr>
                <w:sz w:val="24"/>
                <w:szCs w:val="24"/>
                <w:lang w:val="pt-BR"/>
              </w:rPr>
              <w:t>- Yêu cầu sinh viên xem trước ví dụ, câu hỏi, bài tập dành cho seminar 7</w:t>
            </w:r>
          </w:p>
          <w:p w14:paraId="582CD6F5" w14:textId="77777777" w:rsidR="00EB5A99" w:rsidRPr="00ED1B53" w:rsidRDefault="00EB5A99" w:rsidP="00ED1B53">
            <w:pPr>
              <w:tabs>
                <w:tab w:val="left" w:pos="720"/>
              </w:tabs>
              <w:spacing w:before="0" w:after="0"/>
              <w:ind w:left="360" w:firstLine="0"/>
              <w:rPr>
                <w:b/>
                <w:bCs/>
                <w:sz w:val="24"/>
                <w:szCs w:val="24"/>
                <w:lang w:val="pt-BR"/>
              </w:rPr>
            </w:pPr>
            <w:r w:rsidRPr="00ED1B53">
              <w:rPr>
                <w:b/>
                <w:bCs/>
                <w:sz w:val="24"/>
                <w:szCs w:val="24"/>
                <w:lang w:val="pt-BR"/>
              </w:rPr>
              <w:t>Sinh viên</w:t>
            </w:r>
          </w:p>
          <w:p w14:paraId="4B3F6792" w14:textId="77777777" w:rsidR="00EB5A99" w:rsidRPr="00ED1B53" w:rsidRDefault="00EB5A99" w:rsidP="00ED1B53">
            <w:pPr>
              <w:tabs>
                <w:tab w:val="left" w:pos="720"/>
              </w:tabs>
              <w:spacing w:before="0" w:after="0"/>
              <w:ind w:left="360" w:firstLine="0"/>
              <w:rPr>
                <w:sz w:val="24"/>
                <w:szCs w:val="24"/>
                <w:lang w:val="pt-BR"/>
              </w:rPr>
            </w:pPr>
            <w:r w:rsidRPr="00ED1B53">
              <w:rPr>
                <w:sz w:val="24"/>
                <w:szCs w:val="24"/>
                <w:lang w:val="pt-BR"/>
              </w:rPr>
              <w:t xml:space="preserve">- Đọc trước các tài liệu </w:t>
            </w:r>
          </w:p>
          <w:p w14:paraId="55D95CBA" w14:textId="22739EB6" w:rsidR="00EB5A99" w:rsidRPr="00ED1B53" w:rsidRDefault="00EB5A99" w:rsidP="00ED1B53">
            <w:pPr>
              <w:tabs>
                <w:tab w:val="left" w:pos="720"/>
              </w:tabs>
              <w:spacing w:before="0" w:after="0"/>
              <w:ind w:left="360" w:firstLine="0"/>
              <w:rPr>
                <w:sz w:val="24"/>
                <w:szCs w:val="24"/>
                <w:lang w:val="pt-BR"/>
              </w:rPr>
            </w:pPr>
            <w:r w:rsidRPr="00ED1B53">
              <w:rPr>
                <w:sz w:val="24"/>
                <w:szCs w:val="24"/>
                <w:lang w:val="pt-BR"/>
              </w:rPr>
              <w:lastRenderedPageBreak/>
              <w:t>- Xem trước các ví dụ, làm bài tập được yêu cầu</w:t>
            </w:r>
          </w:p>
        </w:tc>
        <w:tc>
          <w:tcPr>
            <w:tcW w:w="0" w:type="auto"/>
            <w:shd w:val="clear" w:color="auto" w:fill="auto"/>
          </w:tcPr>
          <w:p w14:paraId="7C90F73D"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lastRenderedPageBreak/>
              <w:t>Giảng viên</w:t>
            </w:r>
          </w:p>
          <w:p w14:paraId="6069D52C" w14:textId="713F6339"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Giảng lý thuyết theo nội dung slide lecture 7</w:t>
            </w:r>
          </w:p>
          <w:p w14:paraId="5723D61F"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Giới thiệu ví dụ trong slide</w:t>
            </w:r>
          </w:p>
          <w:p w14:paraId="14DA34A3"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Hướng dẫn đọc giáo trình, tài liệu tham khảo</w:t>
            </w:r>
          </w:p>
          <w:p w14:paraId="12220EBC" w14:textId="7A5798C5" w:rsidR="002D54A8" w:rsidRPr="00ED1B53" w:rsidRDefault="002D54A8" w:rsidP="00ED1B53">
            <w:pPr>
              <w:tabs>
                <w:tab w:val="left" w:pos="720"/>
              </w:tabs>
              <w:spacing w:before="0" w:after="0"/>
              <w:ind w:firstLine="0"/>
              <w:rPr>
                <w:sz w:val="24"/>
                <w:szCs w:val="24"/>
                <w:lang w:val="pt-BR"/>
              </w:rPr>
            </w:pPr>
            <w:r w:rsidRPr="00ED1B53">
              <w:rPr>
                <w:sz w:val="24"/>
                <w:szCs w:val="24"/>
                <w:lang w:val="pt-BR"/>
              </w:rPr>
              <w:lastRenderedPageBreak/>
              <w:t>- Yêu cầu sinh viên xem trước ví dụ, câu hỏi, bài tập dành cho seminar 7</w:t>
            </w:r>
          </w:p>
          <w:p w14:paraId="3F9BFAA5" w14:textId="77777777" w:rsidR="002D54A8" w:rsidRPr="00ED1B53" w:rsidRDefault="002D54A8" w:rsidP="00ED1B53">
            <w:pPr>
              <w:tabs>
                <w:tab w:val="left" w:pos="720"/>
              </w:tabs>
              <w:spacing w:before="0" w:after="0"/>
              <w:ind w:firstLine="0"/>
              <w:rPr>
                <w:b/>
                <w:bCs/>
                <w:sz w:val="24"/>
                <w:szCs w:val="24"/>
                <w:lang w:val="pt-BR"/>
              </w:rPr>
            </w:pPr>
            <w:r w:rsidRPr="00ED1B53">
              <w:rPr>
                <w:b/>
                <w:bCs/>
                <w:sz w:val="24"/>
                <w:szCs w:val="24"/>
                <w:lang w:val="pt-BR"/>
              </w:rPr>
              <w:t>Sinh viên</w:t>
            </w:r>
          </w:p>
          <w:p w14:paraId="5DEB5632"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ml:space="preserve">- Đọc trước các tài liệu </w:t>
            </w:r>
          </w:p>
          <w:p w14:paraId="2856963B" w14:textId="77777777" w:rsidR="002D54A8" w:rsidRPr="00ED1B53" w:rsidRDefault="002D54A8" w:rsidP="00ED1B53">
            <w:pPr>
              <w:tabs>
                <w:tab w:val="left" w:pos="720"/>
              </w:tabs>
              <w:spacing w:before="0" w:after="0"/>
              <w:ind w:firstLine="0"/>
              <w:rPr>
                <w:sz w:val="24"/>
                <w:szCs w:val="24"/>
                <w:lang w:val="pt-BR"/>
              </w:rPr>
            </w:pPr>
            <w:r w:rsidRPr="00ED1B53">
              <w:rPr>
                <w:sz w:val="24"/>
                <w:szCs w:val="24"/>
                <w:lang w:val="pt-BR"/>
              </w:rPr>
              <w:t>- Xem trước các ví dụ, làm bài tập được yêu cầu</w:t>
            </w:r>
          </w:p>
          <w:p w14:paraId="0EC7281C" w14:textId="77777777" w:rsidR="00EB5A99" w:rsidRPr="00ED1B53" w:rsidRDefault="00EB5A99" w:rsidP="00ED1B53">
            <w:pPr>
              <w:widowControl w:val="0"/>
              <w:tabs>
                <w:tab w:val="left" w:pos="288"/>
                <w:tab w:val="left" w:pos="990"/>
              </w:tabs>
              <w:spacing w:before="0" w:after="0"/>
              <w:ind w:firstLine="0"/>
              <w:rPr>
                <w:rFonts w:cs="Times New Roman"/>
                <w:sz w:val="24"/>
                <w:szCs w:val="24"/>
              </w:rPr>
            </w:pPr>
          </w:p>
        </w:tc>
        <w:tc>
          <w:tcPr>
            <w:tcW w:w="0" w:type="auto"/>
          </w:tcPr>
          <w:p w14:paraId="00F39ABF"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lastRenderedPageBreak/>
              <w:t>CLO1.1</w:t>
            </w:r>
          </w:p>
          <w:p w14:paraId="1C84446A"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194164B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7CC2578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46A596D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5998E42A"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5975F739"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095A7A2A" w14:textId="5044F83A" w:rsidR="00EB5A99" w:rsidRPr="00ED1B53" w:rsidRDefault="00EB5A99" w:rsidP="00ED1B53">
            <w:pPr>
              <w:widowControl w:val="0"/>
              <w:spacing w:before="0" w:after="0"/>
              <w:ind w:firstLine="0"/>
              <w:jc w:val="center"/>
              <w:rPr>
                <w:rFonts w:cs="Times New Roman"/>
                <w:sz w:val="24"/>
                <w:szCs w:val="24"/>
              </w:rPr>
            </w:pPr>
          </w:p>
        </w:tc>
      </w:tr>
      <w:tr w:rsidR="004A78D4" w:rsidRPr="00ED1B53" w14:paraId="6548FFD6" w14:textId="77777777" w:rsidTr="00ED1B53">
        <w:trPr>
          <w:trHeight w:val="20"/>
        </w:trPr>
        <w:tc>
          <w:tcPr>
            <w:tcW w:w="0" w:type="auto"/>
            <w:shd w:val="clear" w:color="auto" w:fill="auto"/>
            <w:vAlign w:val="center"/>
          </w:tcPr>
          <w:p w14:paraId="3DFDEE3A" w14:textId="0351087D" w:rsidR="00EB5A99" w:rsidRPr="00ED1B53" w:rsidRDefault="004A78D4"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lastRenderedPageBreak/>
              <w:t>14</w:t>
            </w:r>
          </w:p>
        </w:tc>
        <w:tc>
          <w:tcPr>
            <w:tcW w:w="0" w:type="auto"/>
            <w:shd w:val="clear" w:color="auto" w:fill="auto"/>
            <w:vAlign w:val="center"/>
          </w:tcPr>
          <w:p w14:paraId="728F6F79" w14:textId="48E39FF3" w:rsidR="00EB5A99" w:rsidRPr="00ED1B53" w:rsidRDefault="004F6A42" w:rsidP="00ED1B53">
            <w:pPr>
              <w:widowControl w:val="0"/>
              <w:tabs>
                <w:tab w:val="left" w:pos="439"/>
                <w:tab w:val="left" w:pos="993"/>
              </w:tabs>
              <w:spacing w:before="0" w:after="0"/>
              <w:ind w:firstLine="0"/>
              <w:rPr>
                <w:rFonts w:cs="Times New Roman"/>
                <w:b/>
                <w:bCs/>
                <w:sz w:val="24"/>
                <w:szCs w:val="24"/>
                <w:lang w:val="fr-FR"/>
              </w:rPr>
            </w:pPr>
            <w:r w:rsidRPr="00ED1B53">
              <w:rPr>
                <w:rFonts w:cs="Times New Roman"/>
                <w:b/>
                <w:bCs/>
                <w:sz w:val="24"/>
                <w:szCs w:val="24"/>
                <w:lang w:val="fr-FR"/>
              </w:rPr>
              <w:t>Seminar 7</w:t>
            </w:r>
          </w:p>
          <w:p w14:paraId="3D02710D" w14:textId="77777777" w:rsidR="001D00FC" w:rsidRPr="00ED1B53" w:rsidRDefault="001D00FC" w:rsidP="00ED1B53">
            <w:pPr>
              <w:pStyle w:val="ListParagraph"/>
              <w:widowControl w:val="0"/>
              <w:numPr>
                <w:ilvl w:val="0"/>
                <w:numId w:val="2"/>
              </w:numPr>
              <w:spacing w:after="0" w:line="300" w:lineRule="auto"/>
              <w:ind w:left="330" w:hanging="90"/>
              <w:rPr>
                <w:bCs/>
                <w:lang w:val="fr-FR"/>
              </w:rPr>
            </w:pPr>
            <w:r w:rsidRPr="00ED1B53">
              <w:rPr>
                <w:bCs/>
                <w:lang w:val="fr-FR"/>
              </w:rPr>
              <w:t xml:space="preserve"> Thực hành phân tích tương quan chính tắc trên phần mềm R.</w:t>
            </w:r>
          </w:p>
          <w:p w14:paraId="2CC2DF7B" w14:textId="5531E3BB" w:rsidR="001D00FC" w:rsidRPr="00ED1B53" w:rsidRDefault="001D00FC" w:rsidP="00ED1B53">
            <w:pPr>
              <w:pStyle w:val="ListParagraph"/>
              <w:widowControl w:val="0"/>
              <w:numPr>
                <w:ilvl w:val="0"/>
                <w:numId w:val="2"/>
              </w:numPr>
              <w:spacing w:after="0" w:line="300" w:lineRule="auto"/>
              <w:ind w:left="330" w:hanging="90"/>
              <w:rPr>
                <w:bCs/>
                <w:lang w:val="fr-FR"/>
              </w:rPr>
            </w:pPr>
            <w:r w:rsidRPr="00ED1B53">
              <w:rPr>
                <w:bCs/>
                <w:lang w:val="fr-FR"/>
              </w:rPr>
              <w:t xml:space="preserve"> Diễn giải kết quả về hệ số hồi quy chính tắc và giải thích ý nghĩa của các trục thành phần</w:t>
            </w:r>
            <w:r w:rsidR="00650DC8" w:rsidRPr="00ED1B53">
              <w:rPr>
                <w:bCs/>
                <w:lang w:val="fr-FR"/>
              </w:rPr>
              <w:t>.</w:t>
            </w:r>
          </w:p>
          <w:p w14:paraId="75FA61DC" w14:textId="3F5BB9CB" w:rsidR="00E96B6B" w:rsidRPr="00ED1B53" w:rsidRDefault="00E96B6B" w:rsidP="00ED1B53">
            <w:pPr>
              <w:pStyle w:val="ListParagraph"/>
              <w:widowControl w:val="0"/>
              <w:numPr>
                <w:ilvl w:val="0"/>
                <w:numId w:val="2"/>
              </w:numPr>
              <w:spacing w:after="0" w:line="300" w:lineRule="auto"/>
              <w:ind w:left="330" w:hanging="90"/>
              <w:rPr>
                <w:bCs/>
                <w:lang w:val="fr-FR"/>
              </w:rPr>
            </w:pPr>
            <w:r w:rsidRPr="00ED1B53">
              <w:rPr>
                <w:bCs/>
                <w:lang w:val="fr-FR"/>
              </w:rPr>
              <w:t>Chữa bài tập số 7.</w:t>
            </w:r>
          </w:p>
          <w:p w14:paraId="51A8FFDC" w14:textId="6A720C2F" w:rsidR="00650DC8" w:rsidRPr="00ED1B53" w:rsidRDefault="00650DC8" w:rsidP="00ED1B53">
            <w:pPr>
              <w:pStyle w:val="ListParagraph"/>
              <w:widowControl w:val="0"/>
              <w:numPr>
                <w:ilvl w:val="0"/>
                <w:numId w:val="2"/>
              </w:numPr>
              <w:spacing w:after="0" w:line="300" w:lineRule="auto"/>
              <w:ind w:left="330" w:hanging="90"/>
              <w:rPr>
                <w:bCs/>
                <w:lang w:val="fr-FR"/>
              </w:rPr>
            </w:pPr>
            <w:r w:rsidRPr="00ED1B53">
              <w:rPr>
                <w:bCs/>
                <w:lang w:val="fr-FR"/>
              </w:rPr>
              <w:t>Bài tập nhóm theo chủ đề của lecture 7.</w:t>
            </w:r>
          </w:p>
        </w:tc>
        <w:tc>
          <w:tcPr>
            <w:tcW w:w="0" w:type="auto"/>
            <w:vAlign w:val="center"/>
          </w:tcPr>
          <w:p w14:paraId="453D0B92" w14:textId="1CE758B0" w:rsidR="00480A06" w:rsidRPr="00ED1B53" w:rsidRDefault="00480A06" w:rsidP="00ED1B53">
            <w:pPr>
              <w:widowControl w:val="0"/>
              <w:tabs>
                <w:tab w:val="left" w:pos="993"/>
              </w:tabs>
              <w:spacing w:before="0" w:after="0"/>
              <w:ind w:firstLine="0"/>
              <w:rPr>
                <w:rFonts w:cs="Times New Roman"/>
                <w:sz w:val="24"/>
                <w:szCs w:val="24"/>
              </w:rPr>
            </w:pPr>
            <w:r w:rsidRPr="00ED1B53">
              <w:rPr>
                <w:rFonts w:cs="Times New Roman"/>
                <w:sz w:val="24"/>
                <w:szCs w:val="24"/>
              </w:rPr>
              <w:t>[2] Slide lecture 7 và seminar 7</w:t>
            </w:r>
          </w:p>
          <w:p w14:paraId="5B6C7E20" w14:textId="3945C901" w:rsidR="00EB5A99" w:rsidRPr="00ED1B53" w:rsidRDefault="00480A06" w:rsidP="00ED1B53">
            <w:pPr>
              <w:widowControl w:val="0"/>
              <w:tabs>
                <w:tab w:val="left" w:pos="993"/>
              </w:tabs>
              <w:spacing w:before="0" w:after="0"/>
              <w:ind w:firstLine="0"/>
              <w:rPr>
                <w:rFonts w:cs="Times New Roman"/>
                <w:sz w:val="24"/>
                <w:szCs w:val="24"/>
              </w:rPr>
            </w:pPr>
            <w:r w:rsidRPr="00ED1B53">
              <w:rPr>
                <w:rFonts w:cs="Times New Roman"/>
                <w:sz w:val="24"/>
                <w:szCs w:val="24"/>
              </w:rPr>
              <w:t>[4] Mục 11 (trang 361)</w:t>
            </w:r>
          </w:p>
        </w:tc>
        <w:tc>
          <w:tcPr>
            <w:tcW w:w="0" w:type="auto"/>
            <w:shd w:val="clear" w:color="auto" w:fill="auto"/>
            <w:vAlign w:val="center"/>
          </w:tcPr>
          <w:p w14:paraId="79ECFD76" w14:textId="22722340" w:rsidR="001D00FC" w:rsidRPr="00ED1B53" w:rsidRDefault="001D00FC" w:rsidP="00ED1B53">
            <w:pPr>
              <w:spacing w:before="0" w:after="0"/>
              <w:ind w:left="120" w:firstLine="0"/>
              <w:rPr>
                <w:bCs/>
                <w:sz w:val="24"/>
                <w:szCs w:val="24"/>
                <w:lang w:val="fr-FR"/>
              </w:rPr>
            </w:pPr>
            <w:r w:rsidRPr="00ED1B53">
              <w:rPr>
                <w:bCs/>
                <w:sz w:val="24"/>
                <w:szCs w:val="24"/>
                <w:lang w:val="fr-FR"/>
              </w:rPr>
              <w:t>Giảng viên</w:t>
            </w:r>
          </w:p>
          <w:p w14:paraId="23792CD7" w14:textId="77777777" w:rsidR="00EB5A99" w:rsidRPr="00ED1B53" w:rsidRDefault="001D00FC" w:rsidP="00ED1B53">
            <w:pPr>
              <w:pStyle w:val="ListParagraph"/>
              <w:numPr>
                <w:ilvl w:val="0"/>
                <w:numId w:val="2"/>
              </w:numPr>
              <w:spacing w:after="0" w:line="300" w:lineRule="auto"/>
              <w:ind w:left="120" w:firstLine="0"/>
            </w:pPr>
            <w:r w:rsidRPr="00ED1B53">
              <w:rPr>
                <w:bCs/>
                <w:lang w:val="fr-FR"/>
              </w:rPr>
              <w:t>Giới thiệu về dữ liệu thực hành</w:t>
            </w:r>
            <w:r w:rsidR="006C238E" w:rsidRPr="00ED1B53">
              <w:rPr>
                <w:bCs/>
                <w:lang w:val="fr-FR"/>
              </w:rPr>
              <w:t xml:space="preserve"> và yêu cầu về dữ liệu trong phân tích tương quan chính tắc.</w:t>
            </w:r>
          </w:p>
          <w:p w14:paraId="036C8B69" w14:textId="77777777" w:rsidR="006C238E" w:rsidRPr="00ED1B53" w:rsidRDefault="006C238E" w:rsidP="00ED1B53">
            <w:pPr>
              <w:pStyle w:val="ListParagraph"/>
              <w:numPr>
                <w:ilvl w:val="0"/>
                <w:numId w:val="2"/>
              </w:numPr>
              <w:spacing w:after="0" w:line="300" w:lineRule="auto"/>
              <w:ind w:left="120" w:firstLine="0"/>
            </w:pPr>
            <w:r w:rsidRPr="00ED1B53">
              <w:rPr>
                <w:bCs/>
                <w:lang w:val="fr-FR"/>
              </w:rPr>
              <w:t>Giải thích ý nghĩa của hệ số hồi quy chính tắc và ý nghĩa của các trục thành phần.</w:t>
            </w:r>
          </w:p>
          <w:p w14:paraId="3833EA3B" w14:textId="77777777" w:rsidR="006C238E" w:rsidRPr="00ED1B53" w:rsidRDefault="006C238E" w:rsidP="00ED1B53">
            <w:pPr>
              <w:pStyle w:val="ListParagraph"/>
              <w:numPr>
                <w:ilvl w:val="0"/>
                <w:numId w:val="2"/>
              </w:numPr>
              <w:spacing w:after="0" w:line="300" w:lineRule="auto"/>
              <w:ind w:left="120" w:firstLine="0"/>
            </w:pPr>
            <w:r w:rsidRPr="00ED1B53">
              <w:rPr>
                <w:bCs/>
                <w:lang w:val="fr-FR"/>
              </w:rPr>
              <w:t>Kiểm định mức ý nghĩa thống kê của các chiều.</w:t>
            </w:r>
          </w:p>
          <w:p w14:paraId="261CE471" w14:textId="77777777" w:rsidR="006C238E" w:rsidRPr="00ED1B53" w:rsidRDefault="006C238E" w:rsidP="00ED1B53">
            <w:pPr>
              <w:tabs>
                <w:tab w:val="left" w:pos="720"/>
              </w:tabs>
              <w:spacing w:before="0" w:after="0"/>
              <w:ind w:left="120" w:firstLine="0"/>
              <w:rPr>
                <w:b/>
                <w:bCs/>
                <w:sz w:val="24"/>
                <w:szCs w:val="24"/>
                <w:lang w:val="pt-BR"/>
              </w:rPr>
            </w:pPr>
            <w:r w:rsidRPr="00ED1B53">
              <w:rPr>
                <w:b/>
                <w:bCs/>
                <w:sz w:val="24"/>
                <w:szCs w:val="24"/>
                <w:lang w:val="pt-BR"/>
              </w:rPr>
              <w:t>Sinh viên</w:t>
            </w:r>
          </w:p>
          <w:p w14:paraId="3D747D92" w14:textId="77777777" w:rsidR="006C238E" w:rsidRPr="00ED1B53" w:rsidRDefault="006C238E" w:rsidP="00ED1B53">
            <w:pPr>
              <w:tabs>
                <w:tab w:val="left" w:pos="720"/>
              </w:tabs>
              <w:spacing w:before="0" w:after="0"/>
              <w:ind w:left="120" w:firstLine="0"/>
              <w:rPr>
                <w:sz w:val="24"/>
                <w:szCs w:val="24"/>
                <w:lang w:val="pt-BR"/>
              </w:rPr>
            </w:pPr>
            <w:r w:rsidRPr="00ED1B53">
              <w:rPr>
                <w:sz w:val="24"/>
                <w:szCs w:val="24"/>
                <w:lang w:val="pt-BR"/>
              </w:rPr>
              <w:t>- Theo dõi hướng dẫn thực hành và thực hiện thực hành</w:t>
            </w:r>
          </w:p>
          <w:p w14:paraId="39021E8F" w14:textId="77777777" w:rsidR="006C238E" w:rsidRPr="00ED1B53" w:rsidRDefault="006C238E" w:rsidP="00ED1B53">
            <w:pPr>
              <w:tabs>
                <w:tab w:val="left" w:pos="720"/>
              </w:tabs>
              <w:spacing w:before="0" w:after="0"/>
              <w:ind w:left="120" w:firstLine="0"/>
              <w:rPr>
                <w:sz w:val="24"/>
                <w:szCs w:val="24"/>
                <w:lang w:val="pt-BR"/>
              </w:rPr>
            </w:pPr>
            <w:r w:rsidRPr="00ED1B53">
              <w:rPr>
                <w:sz w:val="24"/>
                <w:szCs w:val="24"/>
                <w:lang w:val="pt-BR"/>
              </w:rPr>
              <w:t>- Thảo luận về các mô hình có biến xu thế, biến trễ</w:t>
            </w:r>
          </w:p>
          <w:p w14:paraId="215B2998" w14:textId="77777777" w:rsidR="006C238E" w:rsidRPr="00ED1B53" w:rsidRDefault="006C238E" w:rsidP="00ED1B53">
            <w:pPr>
              <w:tabs>
                <w:tab w:val="left" w:pos="720"/>
              </w:tabs>
              <w:spacing w:before="0" w:after="0"/>
              <w:ind w:left="120" w:firstLine="0"/>
              <w:rPr>
                <w:sz w:val="24"/>
                <w:szCs w:val="24"/>
                <w:lang w:val="pt-BR"/>
              </w:rPr>
            </w:pPr>
            <w:r w:rsidRPr="00ED1B53">
              <w:rPr>
                <w:sz w:val="24"/>
                <w:szCs w:val="24"/>
                <w:lang w:val="pt-BR"/>
              </w:rPr>
              <w:t>- Thảo luận về các bài tập, ví dụ trong slide và giáo trình</w:t>
            </w:r>
          </w:p>
          <w:p w14:paraId="6FCC82F1" w14:textId="77777777" w:rsidR="006C238E" w:rsidRPr="00ED1B53" w:rsidRDefault="006C238E" w:rsidP="00ED1B53">
            <w:pPr>
              <w:spacing w:before="0" w:after="0"/>
              <w:ind w:left="120" w:firstLine="0"/>
              <w:rPr>
                <w:sz w:val="24"/>
                <w:szCs w:val="24"/>
                <w:lang w:val="pt-BR"/>
              </w:rPr>
            </w:pPr>
            <w:r w:rsidRPr="00ED1B53">
              <w:rPr>
                <w:sz w:val="24"/>
                <w:szCs w:val="24"/>
                <w:lang w:val="pt-BR"/>
              </w:rPr>
              <w:t>- Tham gia chữa bài tập</w:t>
            </w:r>
          </w:p>
          <w:p w14:paraId="2D0127CF" w14:textId="77777777" w:rsidR="00650DC8" w:rsidRPr="00ED1B53" w:rsidRDefault="00650DC8" w:rsidP="00ED1B53">
            <w:pPr>
              <w:tabs>
                <w:tab w:val="left" w:pos="720"/>
              </w:tabs>
              <w:spacing w:before="0" w:after="0"/>
              <w:ind w:firstLine="0"/>
              <w:rPr>
                <w:sz w:val="24"/>
                <w:szCs w:val="24"/>
                <w:lang w:val="pt-BR"/>
              </w:rPr>
            </w:pPr>
            <w:r w:rsidRPr="00ED1B53">
              <w:rPr>
                <w:sz w:val="24"/>
                <w:szCs w:val="24"/>
                <w:lang w:val="pt-BR"/>
              </w:rPr>
              <w:lastRenderedPageBreak/>
              <w:t>- Trình bày  bài tập nhóm (đối với nhóm được phân công) . Các sinh viên còn lại sẽ tham gia đặt câu hỏi và nhận xét cho nhóm trình bày</w:t>
            </w:r>
          </w:p>
          <w:p w14:paraId="6C2F7E58" w14:textId="2D7154BC" w:rsidR="00650DC8" w:rsidRPr="00ED1B53" w:rsidRDefault="00650DC8" w:rsidP="00ED1B53">
            <w:pPr>
              <w:spacing w:before="0" w:after="0"/>
              <w:ind w:left="120" w:firstLine="0"/>
              <w:rPr>
                <w:sz w:val="24"/>
                <w:szCs w:val="24"/>
              </w:rPr>
            </w:pPr>
          </w:p>
        </w:tc>
        <w:tc>
          <w:tcPr>
            <w:tcW w:w="0" w:type="auto"/>
            <w:shd w:val="clear" w:color="auto" w:fill="auto"/>
            <w:vAlign w:val="center"/>
          </w:tcPr>
          <w:p w14:paraId="4548BA3C" w14:textId="77777777" w:rsidR="00652066" w:rsidRPr="00ED1B53" w:rsidRDefault="00652066" w:rsidP="00ED1B53">
            <w:pPr>
              <w:tabs>
                <w:tab w:val="left" w:pos="720"/>
              </w:tabs>
              <w:spacing w:before="0" w:after="0"/>
              <w:ind w:firstLine="0"/>
              <w:rPr>
                <w:sz w:val="24"/>
                <w:szCs w:val="24"/>
                <w:lang w:val="pt-BR"/>
              </w:rPr>
            </w:pPr>
            <w:r w:rsidRPr="00ED1B53">
              <w:rPr>
                <w:sz w:val="24"/>
                <w:szCs w:val="24"/>
                <w:lang w:val="pt-BR"/>
              </w:rPr>
              <w:lastRenderedPageBreak/>
              <w:t>- Điểm danh</w:t>
            </w:r>
          </w:p>
          <w:p w14:paraId="121D7AE9" w14:textId="0A46D022" w:rsidR="00652066" w:rsidRPr="00ED1B53" w:rsidRDefault="00652066" w:rsidP="00ED1B53">
            <w:pPr>
              <w:tabs>
                <w:tab w:val="left" w:pos="720"/>
              </w:tabs>
              <w:spacing w:before="0" w:after="0"/>
              <w:ind w:firstLine="0"/>
              <w:rPr>
                <w:sz w:val="24"/>
                <w:szCs w:val="24"/>
                <w:lang w:val="pt-BR"/>
              </w:rPr>
            </w:pPr>
            <w:r w:rsidRPr="00ED1B53">
              <w:rPr>
                <w:sz w:val="24"/>
                <w:szCs w:val="24"/>
                <w:lang w:val="pt-BR"/>
              </w:rPr>
              <w:t>- Trả lời câu hỏi trong slide seminar 7</w:t>
            </w:r>
          </w:p>
          <w:p w14:paraId="1000F60B" w14:textId="77777777" w:rsidR="00652066" w:rsidRPr="00ED1B53" w:rsidRDefault="00652066" w:rsidP="00ED1B53">
            <w:pPr>
              <w:tabs>
                <w:tab w:val="left" w:pos="720"/>
              </w:tabs>
              <w:spacing w:before="0" w:after="0"/>
              <w:ind w:firstLine="0"/>
              <w:rPr>
                <w:sz w:val="24"/>
                <w:szCs w:val="24"/>
                <w:lang w:val="pt-BR"/>
              </w:rPr>
            </w:pPr>
            <w:r w:rsidRPr="00ED1B53">
              <w:rPr>
                <w:sz w:val="24"/>
                <w:szCs w:val="24"/>
                <w:lang w:val="pt-BR"/>
              </w:rPr>
              <w:t>- Trả lời câu hỏi về ý nghĩa của các kết quả phân tích trên phần mềm R.</w:t>
            </w:r>
          </w:p>
          <w:p w14:paraId="750EE54F" w14:textId="0FEBBCB8" w:rsidR="00EB5A99" w:rsidRPr="00ED1B53" w:rsidRDefault="00652066" w:rsidP="00ED1B53">
            <w:pPr>
              <w:widowControl w:val="0"/>
              <w:tabs>
                <w:tab w:val="left" w:pos="288"/>
                <w:tab w:val="left" w:pos="990"/>
              </w:tabs>
              <w:spacing w:before="0" w:after="0"/>
              <w:ind w:firstLine="0"/>
              <w:rPr>
                <w:rFonts w:cs="Times New Roman"/>
                <w:sz w:val="24"/>
                <w:szCs w:val="24"/>
              </w:rPr>
            </w:pPr>
            <w:r w:rsidRPr="00ED1B53">
              <w:rPr>
                <w:sz w:val="24"/>
                <w:szCs w:val="24"/>
                <w:lang w:val="pt-BR"/>
              </w:rPr>
              <w:t>- Trả lời các bài tập về nhà.</w:t>
            </w:r>
          </w:p>
        </w:tc>
        <w:tc>
          <w:tcPr>
            <w:tcW w:w="0" w:type="auto"/>
          </w:tcPr>
          <w:p w14:paraId="4746B728"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7EED4967"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7025E66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79042214"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2E9C496F"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3CB9FE04"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4652BF5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6F841971"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39D0E8E8"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578004E7" w14:textId="42B2251E" w:rsidR="00EB5A99" w:rsidRPr="00ED1B53" w:rsidRDefault="00EB5A99" w:rsidP="00ED1B53">
            <w:pPr>
              <w:widowControl w:val="0"/>
              <w:tabs>
                <w:tab w:val="left" w:pos="288"/>
                <w:tab w:val="left" w:pos="990"/>
              </w:tabs>
              <w:spacing w:before="0" w:after="0"/>
              <w:ind w:firstLine="0"/>
              <w:rPr>
                <w:rFonts w:cs="Times New Roman"/>
                <w:sz w:val="24"/>
                <w:szCs w:val="24"/>
              </w:rPr>
            </w:pPr>
          </w:p>
        </w:tc>
      </w:tr>
      <w:tr w:rsidR="004A78D4" w:rsidRPr="00ED1B53" w14:paraId="7285C2F2" w14:textId="5A7456F0" w:rsidTr="00ED1B53">
        <w:trPr>
          <w:trHeight w:val="20"/>
        </w:trPr>
        <w:tc>
          <w:tcPr>
            <w:tcW w:w="0" w:type="auto"/>
            <w:shd w:val="clear" w:color="auto" w:fill="auto"/>
          </w:tcPr>
          <w:p w14:paraId="0EB5077D" w14:textId="0E6EF0E0" w:rsidR="00586E8E" w:rsidRPr="00ED1B53" w:rsidRDefault="00586E8E" w:rsidP="00ED1B53">
            <w:pPr>
              <w:widowControl w:val="0"/>
              <w:tabs>
                <w:tab w:val="left" w:pos="993"/>
              </w:tabs>
              <w:spacing w:before="0" w:after="0"/>
              <w:ind w:firstLine="0"/>
              <w:jc w:val="center"/>
              <w:rPr>
                <w:rFonts w:cs="Times New Roman"/>
                <w:sz w:val="24"/>
                <w:szCs w:val="24"/>
              </w:rPr>
            </w:pPr>
            <w:r w:rsidRPr="00ED1B53">
              <w:rPr>
                <w:sz w:val="24"/>
                <w:szCs w:val="24"/>
                <w:lang w:val="pt-BR"/>
              </w:rPr>
              <w:lastRenderedPageBreak/>
              <w:t>15</w:t>
            </w:r>
          </w:p>
        </w:tc>
        <w:tc>
          <w:tcPr>
            <w:tcW w:w="0" w:type="auto"/>
            <w:shd w:val="clear" w:color="auto" w:fill="auto"/>
          </w:tcPr>
          <w:p w14:paraId="27194CF4" w14:textId="77777777" w:rsidR="00586E8E" w:rsidRPr="00ED1B53" w:rsidRDefault="00586E8E" w:rsidP="00ED1B53">
            <w:pPr>
              <w:tabs>
                <w:tab w:val="left" w:pos="720"/>
              </w:tabs>
              <w:spacing w:before="0" w:after="0"/>
              <w:ind w:firstLine="0"/>
              <w:rPr>
                <w:b/>
                <w:bCs/>
                <w:sz w:val="24"/>
                <w:szCs w:val="24"/>
                <w:lang w:val="pt-BR"/>
              </w:rPr>
            </w:pPr>
            <w:r w:rsidRPr="00ED1B53">
              <w:rPr>
                <w:b/>
                <w:bCs/>
                <w:sz w:val="24"/>
                <w:szCs w:val="24"/>
                <w:lang w:val="pt-BR"/>
              </w:rPr>
              <w:t>Seminar 8</w:t>
            </w:r>
          </w:p>
          <w:p w14:paraId="731A78D8" w14:textId="182BD294" w:rsidR="004A0572" w:rsidRPr="00ED1B53" w:rsidRDefault="004A0572" w:rsidP="00ED1B53">
            <w:pPr>
              <w:tabs>
                <w:tab w:val="left" w:pos="720"/>
              </w:tabs>
              <w:spacing w:before="0" w:after="0"/>
              <w:ind w:firstLine="0"/>
              <w:rPr>
                <w:sz w:val="24"/>
                <w:szCs w:val="24"/>
                <w:lang w:val="pt-BR"/>
              </w:rPr>
            </w:pPr>
            <w:r w:rsidRPr="00ED1B53">
              <w:rPr>
                <w:sz w:val="24"/>
                <w:szCs w:val="24"/>
                <w:lang w:val="pt-BR"/>
              </w:rPr>
              <w:t>- Kiểm tra giữa kỳ</w:t>
            </w:r>
          </w:p>
          <w:p w14:paraId="10A9F134" w14:textId="62ABC7BD" w:rsidR="00586E8E" w:rsidRPr="00ED1B53" w:rsidRDefault="00586E8E" w:rsidP="00ED1B53">
            <w:pPr>
              <w:tabs>
                <w:tab w:val="left" w:pos="720"/>
              </w:tabs>
              <w:spacing w:before="0" w:after="0"/>
              <w:ind w:firstLine="0"/>
              <w:rPr>
                <w:sz w:val="24"/>
                <w:szCs w:val="24"/>
                <w:lang w:val="pt-BR"/>
              </w:rPr>
            </w:pPr>
            <w:r w:rsidRPr="00ED1B53">
              <w:rPr>
                <w:sz w:val="24"/>
                <w:szCs w:val="24"/>
                <w:lang w:val="pt-BR"/>
              </w:rPr>
              <w:t>- Hệ thống lại học phần</w:t>
            </w:r>
          </w:p>
          <w:p w14:paraId="62971315"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Thông báo kết quả đánh giá thành phần</w:t>
            </w:r>
          </w:p>
          <w:p w14:paraId="51ECFD42" w14:textId="58C3F980" w:rsidR="00586E8E" w:rsidRPr="00ED1B53" w:rsidRDefault="00586E8E" w:rsidP="00ED1B53">
            <w:pPr>
              <w:widowControl w:val="0"/>
              <w:tabs>
                <w:tab w:val="left" w:pos="439"/>
                <w:tab w:val="left" w:pos="993"/>
              </w:tabs>
              <w:spacing w:before="0" w:after="0"/>
              <w:ind w:firstLine="0"/>
              <w:rPr>
                <w:rFonts w:cs="Times New Roman"/>
                <w:bCs/>
                <w:sz w:val="24"/>
                <w:szCs w:val="24"/>
                <w:lang w:val="fr-FR"/>
              </w:rPr>
            </w:pPr>
            <w:r w:rsidRPr="00ED1B53">
              <w:rPr>
                <w:sz w:val="24"/>
                <w:szCs w:val="24"/>
                <w:lang w:val="pt-BR"/>
              </w:rPr>
              <w:t>- Hướng dẫn thi và trả lời câu hỏi</w:t>
            </w:r>
          </w:p>
        </w:tc>
        <w:tc>
          <w:tcPr>
            <w:tcW w:w="0" w:type="auto"/>
          </w:tcPr>
          <w:p w14:paraId="0BBCA552" w14:textId="5E302952" w:rsidR="00586E8E" w:rsidRPr="00ED1B53" w:rsidRDefault="00586E8E" w:rsidP="00ED1B53">
            <w:pPr>
              <w:widowControl w:val="0"/>
              <w:tabs>
                <w:tab w:val="left" w:pos="993"/>
              </w:tabs>
              <w:spacing w:before="0" w:after="0"/>
              <w:ind w:firstLine="0"/>
              <w:rPr>
                <w:rFonts w:cs="Times New Roman"/>
                <w:sz w:val="24"/>
                <w:szCs w:val="24"/>
              </w:rPr>
            </w:pPr>
            <w:r w:rsidRPr="00ED1B53">
              <w:rPr>
                <w:sz w:val="24"/>
                <w:szCs w:val="24"/>
                <w:lang w:val="pt-BR"/>
              </w:rPr>
              <w:t>[2] Slide bài seminar 8</w:t>
            </w:r>
          </w:p>
        </w:tc>
        <w:tc>
          <w:tcPr>
            <w:tcW w:w="0" w:type="auto"/>
            <w:shd w:val="clear" w:color="auto" w:fill="auto"/>
          </w:tcPr>
          <w:p w14:paraId="48964E43" w14:textId="77777777" w:rsidR="00586E8E" w:rsidRPr="00ED1B53" w:rsidRDefault="00586E8E" w:rsidP="00ED1B53">
            <w:pPr>
              <w:tabs>
                <w:tab w:val="left" w:pos="720"/>
              </w:tabs>
              <w:spacing w:before="0" w:after="0"/>
              <w:ind w:firstLine="0"/>
              <w:rPr>
                <w:b/>
                <w:bCs/>
                <w:sz w:val="24"/>
                <w:szCs w:val="24"/>
                <w:lang w:val="pt-BR"/>
              </w:rPr>
            </w:pPr>
            <w:r w:rsidRPr="00ED1B53">
              <w:rPr>
                <w:b/>
                <w:bCs/>
                <w:sz w:val="24"/>
                <w:szCs w:val="24"/>
                <w:lang w:val="pt-BR"/>
              </w:rPr>
              <w:t>Giảng viên</w:t>
            </w:r>
          </w:p>
          <w:p w14:paraId="29CA0441" w14:textId="6AAFD15A" w:rsidR="004A0572" w:rsidRPr="00ED1B53" w:rsidRDefault="004A0572" w:rsidP="00ED1B53">
            <w:pPr>
              <w:tabs>
                <w:tab w:val="left" w:pos="720"/>
              </w:tabs>
              <w:spacing w:before="0" w:after="0"/>
              <w:ind w:firstLine="0"/>
              <w:rPr>
                <w:sz w:val="24"/>
                <w:szCs w:val="24"/>
                <w:lang w:val="pt-BR"/>
              </w:rPr>
            </w:pPr>
            <w:r w:rsidRPr="00ED1B53">
              <w:rPr>
                <w:sz w:val="24"/>
                <w:szCs w:val="24"/>
                <w:lang w:val="pt-BR"/>
              </w:rPr>
              <w:t>- Ra đề kiểm tra tự luận giữa kỳ</w:t>
            </w:r>
            <w:r w:rsidR="004F6A42" w:rsidRPr="00ED1B53">
              <w:rPr>
                <w:sz w:val="24"/>
                <w:szCs w:val="24"/>
                <w:lang w:val="pt-BR"/>
              </w:rPr>
              <w:t>.</w:t>
            </w:r>
            <w:r w:rsidRPr="00ED1B53">
              <w:rPr>
                <w:sz w:val="24"/>
                <w:szCs w:val="24"/>
                <w:lang w:val="pt-BR"/>
              </w:rPr>
              <w:t xml:space="preserve"> </w:t>
            </w:r>
          </w:p>
          <w:p w14:paraId="49453E60" w14:textId="67F1294B" w:rsidR="00586E8E" w:rsidRPr="00ED1B53" w:rsidRDefault="00586E8E" w:rsidP="00ED1B53">
            <w:pPr>
              <w:tabs>
                <w:tab w:val="left" w:pos="720"/>
              </w:tabs>
              <w:spacing w:before="0" w:after="0"/>
              <w:ind w:firstLine="0"/>
              <w:rPr>
                <w:sz w:val="24"/>
                <w:szCs w:val="24"/>
                <w:lang w:val="pt-BR"/>
              </w:rPr>
            </w:pPr>
            <w:r w:rsidRPr="00ED1B53">
              <w:rPr>
                <w:sz w:val="24"/>
                <w:szCs w:val="24"/>
                <w:lang w:val="pt-BR"/>
              </w:rPr>
              <w:t>- Tổng hợp, hệ thống lại các kiến thức trong các bài giảng</w:t>
            </w:r>
          </w:p>
          <w:p w14:paraId="0076C125"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Hệ thống các dạng câu hỏi bài thi cuối kì</w:t>
            </w:r>
          </w:p>
          <w:p w14:paraId="66DC5ADE"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Thông báo điểm chuyên cần 10%</w:t>
            </w:r>
          </w:p>
          <w:p w14:paraId="2E96D9DB"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Thông báo điểm bài tập lớn và trả lời các thắc mắc</w:t>
            </w:r>
          </w:p>
          <w:p w14:paraId="6C307861" w14:textId="0BBE6558" w:rsidR="00586E8E" w:rsidRPr="00ED1B53" w:rsidRDefault="00586E8E" w:rsidP="00ED1B53">
            <w:pPr>
              <w:tabs>
                <w:tab w:val="left" w:pos="720"/>
              </w:tabs>
              <w:spacing w:before="0" w:after="0"/>
              <w:ind w:firstLine="0"/>
              <w:rPr>
                <w:sz w:val="24"/>
                <w:szCs w:val="24"/>
                <w:lang w:val="pt-BR"/>
              </w:rPr>
            </w:pPr>
            <w:r w:rsidRPr="00ED1B53">
              <w:rPr>
                <w:sz w:val="24"/>
                <w:szCs w:val="24"/>
                <w:lang w:val="pt-BR"/>
              </w:rPr>
              <w:t xml:space="preserve">- Thông báo </w:t>
            </w:r>
            <w:r w:rsidR="00BA3C22" w:rsidRPr="00ED1B53">
              <w:rPr>
                <w:sz w:val="24"/>
                <w:szCs w:val="24"/>
                <w:lang w:val="pt-BR"/>
              </w:rPr>
              <w:t>điểm bài tập nhóm</w:t>
            </w:r>
            <w:r w:rsidRPr="00ED1B53">
              <w:rPr>
                <w:sz w:val="24"/>
                <w:szCs w:val="24"/>
                <w:lang w:val="pt-BR"/>
              </w:rPr>
              <w:t xml:space="preserve"> và giải đáp thắc mắc</w:t>
            </w:r>
          </w:p>
          <w:p w14:paraId="496068BC" w14:textId="71DA73D9" w:rsidR="00586E8E" w:rsidRPr="00ED1B53" w:rsidRDefault="00586E8E" w:rsidP="00ED1B53">
            <w:pPr>
              <w:tabs>
                <w:tab w:val="left" w:pos="720"/>
              </w:tabs>
              <w:spacing w:before="0" w:after="0"/>
              <w:ind w:firstLine="0"/>
              <w:rPr>
                <w:sz w:val="24"/>
                <w:szCs w:val="24"/>
                <w:lang w:val="pt-BR"/>
              </w:rPr>
            </w:pPr>
            <w:r w:rsidRPr="00ED1B53">
              <w:rPr>
                <w:sz w:val="24"/>
                <w:szCs w:val="24"/>
                <w:lang w:val="pt-BR"/>
              </w:rPr>
              <w:t>- Thông báo điể</w:t>
            </w:r>
            <w:r w:rsidR="004F6A42" w:rsidRPr="00ED1B53">
              <w:rPr>
                <w:sz w:val="24"/>
                <w:szCs w:val="24"/>
                <w:lang w:val="pt-BR"/>
              </w:rPr>
              <w:t>m 40%</w:t>
            </w:r>
          </w:p>
          <w:p w14:paraId="129EC7C5" w14:textId="5F7F1DCE" w:rsidR="00586E8E" w:rsidRPr="00ED1B53" w:rsidRDefault="00586E8E" w:rsidP="00ED1B53">
            <w:pPr>
              <w:tabs>
                <w:tab w:val="left" w:pos="720"/>
              </w:tabs>
              <w:spacing w:before="0" w:after="0"/>
              <w:ind w:firstLine="0"/>
              <w:rPr>
                <w:b/>
                <w:bCs/>
                <w:sz w:val="24"/>
                <w:szCs w:val="24"/>
                <w:lang w:val="pt-BR"/>
              </w:rPr>
            </w:pPr>
            <w:r w:rsidRPr="00ED1B53">
              <w:rPr>
                <w:b/>
                <w:bCs/>
                <w:sz w:val="24"/>
                <w:szCs w:val="24"/>
                <w:lang w:val="pt-BR"/>
              </w:rPr>
              <w:t>Sinh viên</w:t>
            </w:r>
          </w:p>
          <w:p w14:paraId="2AA75ADA" w14:textId="514B09E7" w:rsidR="004A0572" w:rsidRPr="00ED1B53" w:rsidRDefault="004A0572" w:rsidP="00ED1B53">
            <w:pPr>
              <w:tabs>
                <w:tab w:val="left" w:pos="720"/>
              </w:tabs>
              <w:spacing w:before="0" w:after="0"/>
              <w:ind w:firstLine="0"/>
              <w:rPr>
                <w:bCs/>
                <w:sz w:val="24"/>
                <w:szCs w:val="24"/>
                <w:lang w:val="pt-BR"/>
              </w:rPr>
            </w:pPr>
            <w:r w:rsidRPr="00ED1B53">
              <w:rPr>
                <w:bCs/>
                <w:sz w:val="24"/>
                <w:szCs w:val="24"/>
                <w:lang w:val="pt-BR"/>
              </w:rPr>
              <w:t>- Tham gia bài kiểm gia giữa kỳ (lấy điểm 20%)</w:t>
            </w:r>
          </w:p>
          <w:p w14:paraId="70629160"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Có mặt đầy đủ để nhận thông tin về điểm thành phần</w:t>
            </w:r>
          </w:p>
          <w:p w14:paraId="418A8E29" w14:textId="107014A7" w:rsidR="00586E8E" w:rsidRPr="00ED1B53" w:rsidRDefault="00586E8E" w:rsidP="00ED1B53">
            <w:pPr>
              <w:spacing w:before="0" w:after="0"/>
              <w:ind w:firstLine="0"/>
              <w:rPr>
                <w:rFonts w:cs="Times New Roman"/>
                <w:sz w:val="24"/>
                <w:szCs w:val="24"/>
              </w:rPr>
            </w:pPr>
            <w:r w:rsidRPr="00ED1B53">
              <w:rPr>
                <w:sz w:val="24"/>
                <w:szCs w:val="24"/>
                <w:lang w:val="pt-BR"/>
              </w:rPr>
              <w:t>- Xem lại toàn bộ nội dung học phần, các câu hỏi tham khảo</w:t>
            </w:r>
          </w:p>
        </w:tc>
        <w:tc>
          <w:tcPr>
            <w:tcW w:w="0" w:type="auto"/>
            <w:shd w:val="clear" w:color="auto" w:fill="auto"/>
          </w:tcPr>
          <w:p w14:paraId="23632BE9"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Điểm danh</w:t>
            </w:r>
          </w:p>
          <w:p w14:paraId="2E98485C" w14:textId="77777777" w:rsidR="00586E8E" w:rsidRPr="00ED1B53" w:rsidRDefault="00586E8E" w:rsidP="00ED1B53">
            <w:pPr>
              <w:tabs>
                <w:tab w:val="left" w:pos="720"/>
              </w:tabs>
              <w:spacing w:before="0" w:after="0"/>
              <w:ind w:firstLine="0"/>
              <w:rPr>
                <w:sz w:val="24"/>
                <w:szCs w:val="24"/>
                <w:lang w:val="pt-BR"/>
              </w:rPr>
            </w:pPr>
            <w:r w:rsidRPr="00ED1B53">
              <w:rPr>
                <w:sz w:val="24"/>
                <w:szCs w:val="24"/>
                <w:lang w:val="pt-BR"/>
              </w:rPr>
              <w:t>- Sau buổi học, không giải quyết các thắc mắc về điểm thành phần</w:t>
            </w:r>
          </w:p>
          <w:p w14:paraId="7B7C81A0" w14:textId="36D4F90D" w:rsidR="00586E8E" w:rsidRPr="00ED1B53" w:rsidRDefault="00586E8E" w:rsidP="00ED1B53">
            <w:pPr>
              <w:widowControl w:val="0"/>
              <w:tabs>
                <w:tab w:val="left" w:pos="288"/>
                <w:tab w:val="left" w:pos="990"/>
              </w:tabs>
              <w:spacing w:before="0" w:after="0"/>
              <w:ind w:firstLine="0"/>
              <w:rPr>
                <w:rFonts w:cs="Times New Roman"/>
                <w:sz w:val="24"/>
                <w:szCs w:val="24"/>
              </w:rPr>
            </w:pPr>
          </w:p>
        </w:tc>
        <w:tc>
          <w:tcPr>
            <w:tcW w:w="0" w:type="auto"/>
          </w:tcPr>
          <w:p w14:paraId="393229C6"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CLO1.1</w:t>
            </w:r>
          </w:p>
          <w:p w14:paraId="547968AB"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CLO1.2</w:t>
            </w:r>
          </w:p>
          <w:p w14:paraId="50B15CDC"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CLO2.1</w:t>
            </w:r>
          </w:p>
          <w:p w14:paraId="3F443D9D"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CLO2.2</w:t>
            </w:r>
          </w:p>
          <w:p w14:paraId="37FC73C5"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CLO2.3</w:t>
            </w:r>
          </w:p>
          <w:p w14:paraId="6AF22E32"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CLO3.1</w:t>
            </w:r>
          </w:p>
          <w:p w14:paraId="67E3280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CLO3.2</w:t>
            </w:r>
          </w:p>
          <w:p w14:paraId="10828150"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CLO4.1</w:t>
            </w:r>
          </w:p>
          <w:p w14:paraId="79A79075" w14:textId="77777777" w:rsidR="0053230D" w:rsidRPr="00ED1B53" w:rsidRDefault="0053230D" w:rsidP="00ED1B53">
            <w:pPr>
              <w:widowControl w:val="0"/>
              <w:spacing w:before="0" w:after="0"/>
              <w:ind w:firstLine="0"/>
              <w:jc w:val="center"/>
              <w:rPr>
                <w:rFonts w:cs="Times New Roman"/>
                <w:sz w:val="24"/>
                <w:szCs w:val="24"/>
              </w:rPr>
            </w:pPr>
            <w:r w:rsidRPr="00ED1B53">
              <w:rPr>
                <w:rFonts w:cs="Times New Roman"/>
                <w:sz w:val="24"/>
                <w:szCs w:val="24"/>
              </w:rPr>
              <w:t>CLO4.2</w:t>
            </w:r>
          </w:p>
          <w:p w14:paraId="3C381732" w14:textId="231CCC89" w:rsidR="00586E8E" w:rsidRPr="00ED1B53" w:rsidRDefault="00586E8E" w:rsidP="00ED1B53">
            <w:pPr>
              <w:widowControl w:val="0"/>
              <w:tabs>
                <w:tab w:val="left" w:pos="288"/>
                <w:tab w:val="left" w:pos="990"/>
              </w:tabs>
              <w:spacing w:before="0" w:after="0"/>
              <w:ind w:firstLine="0"/>
              <w:rPr>
                <w:rFonts w:cs="Times New Roman"/>
                <w:sz w:val="24"/>
                <w:szCs w:val="24"/>
              </w:rPr>
            </w:pPr>
          </w:p>
        </w:tc>
      </w:tr>
      <w:tr w:rsidR="004A78D4" w:rsidRPr="00ED1B53" w14:paraId="24448C4B" w14:textId="6D4624D6" w:rsidTr="00ED1B53">
        <w:trPr>
          <w:trHeight w:val="20"/>
        </w:trPr>
        <w:tc>
          <w:tcPr>
            <w:tcW w:w="0" w:type="auto"/>
            <w:shd w:val="clear" w:color="auto" w:fill="auto"/>
            <w:vAlign w:val="center"/>
          </w:tcPr>
          <w:p w14:paraId="389BFF5A" w14:textId="77777777" w:rsidR="00586E8E" w:rsidRPr="00ED1B53" w:rsidRDefault="00586E8E" w:rsidP="00ED1B53">
            <w:pPr>
              <w:widowControl w:val="0"/>
              <w:tabs>
                <w:tab w:val="left" w:pos="993"/>
              </w:tabs>
              <w:spacing w:before="0" w:after="0"/>
              <w:ind w:firstLine="0"/>
              <w:jc w:val="center"/>
              <w:rPr>
                <w:rFonts w:cs="Times New Roman"/>
                <w:sz w:val="24"/>
                <w:szCs w:val="24"/>
              </w:rPr>
            </w:pPr>
            <w:r w:rsidRPr="00ED1B53">
              <w:rPr>
                <w:rFonts w:cs="Times New Roman"/>
                <w:sz w:val="24"/>
                <w:szCs w:val="24"/>
              </w:rPr>
              <w:t>Lịch thi</w:t>
            </w:r>
          </w:p>
        </w:tc>
        <w:tc>
          <w:tcPr>
            <w:tcW w:w="0" w:type="auto"/>
            <w:shd w:val="clear" w:color="auto" w:fill="auto"/>
            <w:vAlign w:val="center"/>
          </w:tcPr>
          <w:p w14:paraId="539FF45D" w14:textId="77777777" w:rsidR="00586E8E" w:rsidRPr="00ED1B53" w:rsidRDefault="00586E8E" w:rsidP="00ED1B53">
            <w:pPr>
              <w:widowControl w:val="0"/>
              <w:tabs>
                <w:tab w:val="left" w:pos="439"/>
                <w:tab w:val="left" w:pos="993"/>
              </w:tabs>
              <w:spacing w:before="0" w:after="0"/>
              <w:ind w:firstLine="0"/>
              <w:rPr>
                <w:rFonts w:cs="Times New Roman"/>
                <w:bCs/>
                <w:sz w:val="24"/>
                <w:szCs w:val="24"/>
                <w:lang w:val="fr-FR"/>
              </w:rPr>
            </w:pPr>
            <w:r w:rsidRPr="00ED1B53">
              <w:rPr>
                <w:rFonts w:cs="Times New Roman"/>
                <w:bCs/>
                <w:sz w:val="24"/>
                <w:szCs w:val="24"/>
                <w:lang w:val="fr-FR"/>
              </w:rPr>
              <w:t>Thi cuối kỳ</w:t>
            </w:r>
          </w:p>
        </w:tc>
        <w:tc>
          <w:tcPr>
            <w:tcW w:w="0" w:type="auto"/>
            <w:vAlign w:val="center"/>
          </w:tcPr>
          <w:p w14:paraId="3A6E775E" w14:textId="75146DE7" w:rsidR="00586E8E" w:rsidRPr="00ED1B53" w:rsidRDefault="00BA3C22" w:rsidP="00ED1B53">
            <w:pPr>
              <w:widowControl w:val="0"/>
              <w:tabs>
                <w:tab w:val="left" w:pos="993"/>
              </w:tabs>
              <w:spacing w:before="0" w:after="0"/>
              <w:ind w:firstLine="0"/>
              <w:rPr>
                <w:rFonts w:cs="Times New Roman"/>
                <w:sz w:val="24"/>
                <w:szCs w:val="24"/>
              </w:rPr>
            </w:pPr>
            <w:r w:rsidRPr="00ED1B53">
              <w:rPr>
                <w:rFonts w:cs="Times New Roman"/>
                <w:sz w:val="24"/>
                <w:szCs w:val="24"/>
              </w:rPr>
              <w:t>[1] Chương 1 đế</w:t>
            </w:r>
            <w:r w:rsidR="004A78D4" w:rsidRPr="00ED1B53">
              <w:rPr>
                <w:rFonts w:cs="Times New Roman"/>
                <w:sz w:val="24"/>
                <w:szCs w:val="24"/>
              </w:rPr>
              <w:t>n chương 4</w:t>
            </w:r>
          </w:p>
        </w:tc>
        <w:tc>
          <w:tcPr>
            <w:tcW w:w="0" w:type="auto"/>
            <w:shd w:val="clear" w:color="auto" w:fill="auto"/>
            <w:vAlign w:val="center"/>
          </w:tcPr>
          <w:p w14:paraId="27998549" w14:textId="7A06DDE6" w:rsidR="00586E8E" w:rsidRPr="00ED1B53" w:rsidRDefault="00586E8E" w:rsidP="00ED1B53">
            <w:pPr>
              <w:spacing w:before="0" w:after="0"/>
              <w:ind w:firstLine="0"/>
              <w:rPr>
                <w:rFonts w:cs="Times New Roman"/>
                <w:sz w:val="24"/>
                <w:szCs w:val="24"/>
              </w:rPr>
            </w:pPr>
            <w:r w:rsidRPr="00ED1B53">
              <w:rPr>
                <w:rFonts w:cs="Times New Roman"/>
                <w:sz w:val="24"/>
                <w:szCs w:val="24"/>
              </w:rPr>
              <w:t xml:space="preserve">Thi  tự </w:t>
            </w:r>
            <w:r w:rsidR="00BA3C22" w:rsidRPr="00ED1B53">
              <w:rPr>
                <w:rFonts w:cs="Times New Roman"/>
                <w:sz w:val="24"/>
                <w:szCs w:val="24"/>
              </w:rPr>
              <w:t>luận</w:t>
            </w:r>
          </w:p>
        </w:tc>
        <w:tc>
          <w:tcPr>
            <w:tcW w:w="0" w:type="auto"/>
            <w:shd w:val="clear" w:color="auto" w:fill="auto"/>
            <w:vAlign w:val="center"/>
          </w:tcPr>
          <w:p w14:paraId="479B1A16" w14:textId="537E5E09" w:rsidR="00586E8E" w:rsidRPr="00ED1B53" w:rsidRDefault="00586E8E" w:rsidP="00ED1B53">
            <w:pPr>
              <w:widowControl w:val="0"/>
              <w:tabs>
                <w:tab w:val="left" w:pos="288"/>
                <w:tab w:val="left" w:pos="990"/>
              </w:tabs>
              <w:spacing w:before="0" w:after="0"/>
              <w:ind w:firstLine="0"/>
              <w:rPr>
                <w:rFonts w:cs="Times New Roman"/>
                <w:sz w:val="24"/>
                <w:szCs w:val="24"/>
              </w:rPr>
            </w:pPr>
            <w:r w:rsidRPr="00ED1B53">
              <w:rPr>
                <w:rFonts w:cs="Times New Roman"/>
                <w:sz w:val="24"/>
                <w:szCs w:val="24"/>
              </w:rPr>
              <w:t>Xem Phụ lục 1: ma trận đề thi</w:t>
            </w:r>
          </w:p>
        </w:tc>
        <w:tc>
          <w:tcPr>
            <w:tcW w:w="0" w:type="auto"/>
          </w:tcPr>
          <w:p w14:paraId="370017A2" w14:textId="31A0EEE6" w:rsidR="00586E8E" w:rsidRPr="00ED1B53" w:rsidRDefault="00586E8E" w:rsidP="00ED1B53">
            <w:pPr>
              <w:widowControl w:val="0"/>
              <w:tabs>
                <w:tab w:val="left" w:pos="288"/>
                <w:tab w:val="left" w:pos="990"/>
              </w:tabs>
              <w:spacing w:before="0" w:after="0"/>
              <w:ind w:firstLine="0"/>
              <w:rPr>
                <w:rFonts w:cs="Times New Roman"/>
                <w:sz w:val="24"/>
                <w:szCs w:val="24"/>
              </w:rPr>
            </w:pPr>
            <w:r w:rsidRPr="00ED1B53">
              <w:rPr>
                <w:rFonts w:cs="Times New Roman"/>
                <w:sz w:val="24"/>
                <w:szCs w:val="24"/>
              </w:rPr>
              <w:t>Xem Bảng 3</w:t>
            </w:r>
          </w:p>
        </w:tc>
      </w:tr>
    </w:tbl>
    <w:p w14:paraId="7DF872CB" w14:textId="77777777" w:rsidR="00652066" w:rsidRDefault="00652066" w:rsidP="00ED1B53">
      <w:pPr>
        <w:widowControl w:val="0"/>
        <w:spacing w:before="0" w:after="0"/>
        <w:ind w:firstLine="0"/>
        <w:jc w:val="both"/>
        <w:rPr>
          <w:b/>
          <w:sz w:val="24"/>
          <w:szCs w:val="24"/>
        </w:rPr>
        <w:sectPr w:rsidR="00652066" w:rsidSect="00652066">
          <w:pgSz w:w="16840" w:h="11907" w:orient="landscape" w:code="9"/>
          <w:pgMar w:top="1411" w:right="1138" w:bottom="1411" w:left="1138" w:header="158" w:footer="158" w:gutter="0"/>
          <w:cols w:space="720"/>
          <w:docGrid w:linePitch="360"/>
        </w:sectPr>
      </w:pPr>
      <w:bookmarkStart w:id="11" w:name="_Hlk85805393"/>
    </w:p>
    <w:p w14:paraId="5FDE885A" w14:textId="50EBB7D6" w:rsidR="002D7E13" w:rsidRPr="001D00FC" w:rsidRDefault="00660877" w:rsidP="00ED1B53">
      <w:pPr>
        <w:widowControl w:val="0"/>
        <w:spacing w:before="0" w:after="0"/>
        <w:ind w:firstLine="0"/>
        <w:jc w:val="both"/>
        <w:rPr>
          <w:rFonts w:cs="Times New Roman"/>
          <w:b/>
          <w:sz w:val="24"/>
          <w:szCs w:val="24"/>
          <w:lang w:val="pt-BR"/>
        </w:rPr>
      </w:pPr>
      <w:r w:rsidRPr="001D00FC">
        <w:rPr>
          <w:b/>
          <w:sz w:val="24"/>
          <w:szCs w:val="24"/>
        </w:rPr>
        <w:lastRenderedPageBreak/>
        <w:t xml:space="preserve">9. ĐÁNH GIÁ CHUẨN ĐẦU RA HỌC PHẦN </w:t>
      </w:r>
      <w:r w:rsidR="002D7E13" w:rsidRPr="001D00FC">
        <w:rPr>
          <w:rFonts w:cs="Times New Roman"/>
          <w:b/>
          <w:sz w:val="24"/>
          <w:szCs w:val="24"/>
          <w:lang w:val="pt-BR"/>
        </w:rPr>
        <w:t>(Course Leaning Outcomes Assessment)</w:t>
      </w:r>
    </w:p>
    <w:p w14:paraId="4F4CF87E" w14:textId="6C6A3AF9" w:rsidR="00F300BB" w:rsidRPr="001D00FC" w:rsidRDefault="00713EC0" w:rsidP="00ED1B53">
      <w:pPr>
        <w:widowControl w:val="0"/>
        <w:spacing w:before="0" w:after="0"/>
        <w:ind w:firstLine="0"/>
        <w:jc w:val="both"/>
        <w:rPr>
          <w:bCs/>
          <w:sz w:val="24"/>
          <w:szCs w:val="24"/>
          <w:lang w:val="vi-VN"/>
        </w:rPr>
      </w:pPr>
      <w:r w:rsidRPr="001D00FC">
        <w:rPr>
          <w:rFonts w:cs="Times New Roman"/>
          <w:bCs/>
          <w:sz w:val="24"/>
          <w:szCs w:val="24"/>
          <w:lang w:val="pt-BR"/>
        </w:rPr>
        <w:t xml:space="preserve">Hệ thống quản lý đào tạo tự động đánh giá mức độ đạt được CLO theo thuật toán chung của Trường. </w:t>
      </w:r>
      <w:r w:rsidR="00F300BB" w:rsidRPr="001D00FC">
        <w:rPr>
          <w:bCs/>
          <w:sz w:val="24"/>
          <w:szCs w:val="24"/>
          <w:lang w:val="vi-VN"/>
        </w:rPr>
        <w:t xml:space="preserve">Chuẩn đầu ra của học phần được sinh viên và </w:t>
      </w:r>
      <w:r w:rsidR="00026DB6" w:rsidRPr="001D00FC">
        <w:rPr>
          <w:bCs/>
          <w:sz w:val="24"/>
          <w:szCs w:val="24"/>
          <w:lang w:val="vi-VN"/>
        </w:rPr>
        <w:t>t</w:t>
      </w:r>
      <w:r w:rsidR="00F300BB" w:rsidRPr="001D00FC">
        <w:rPr>
          <w:bCs/>
          <w:sz w:val="24"/>
          <w:szCs w:val="24"/>
          <w:lang w:val="vi-VN"/>
        </w:rPr>
        <w:t>rường đánh giá sau thi kết thúc học phần.</w:t>
      </w:r>
    </w:p>
    <w:p w14:paraId="61AC64F2" w14:textId="3DAFA590" w:rsidR="00006EB2" w:rsidRPr="001D00FC" w:rsidRDefault="00F300BB" w:rsidP="00ED1B53">
      <w:pPr>
        <w:widowControl w:val="0"/>
        <w:spacing w:before="0" w:after="0"/>
        <w:ind w:firstLine="0"/>
        <w:jc w:val="both"/>
        <w:rPr>
          <w:rFonts w:cs="Times New Roman"/>
          <w:b/>
          <w:sz w:val="24"/>
          <w:szCs w:val="24"/>
          <w:lang w:val="pt-BR"/>
        </w:rPr>
      </w:pPr>
      <w:r w:rsidRPr="001D00FC">
        <w:rPr>
          <w:rFonts w:cs="Times New Roman"/>
          <w:b/>
          <w:sz w:val="24"/>
          <w:szCs w:val="24"/>
          <w:lang w:val="pt-BR"/>
        </w:rPr>
        <w:t xml:space="preserve">10. </w:t>
      </w:r>
      <w:r w:rsidR="00006EB2" w:rsidRPr="001D00FC">
        <w:rPr>
          <w:rFonts w:cs="Times New Roman"/>
          <w:b/>
          <w:sz w:val="24"/>
          <w:szCs w:val="24"/>
          <w:lang w:val="pt-BR"/>
        </w:rPr>
        <w:t>QUY ĐỊNH CỦA HỌC PHẦN (C</w:t>
      </w:r>
      <w:r w:rsidR="00C51912" w:rsidRPr="001D00FC">
        <w:rPr>
          <w:rFonts w:cs="Times New Roman"/>
          <w:b/>
          <w:sz w:val="24"/>
          <w:szCs w:val="24"/>
          <w:lang w:val="pt-BR"/>
        </w:rPr>
        <w:t xml:space="preserve">ourse </w:t>
      </w:r>
      <w:r w:rsidR="00E96652" w:rsidRPr="001D00FC">
        <w:rPr>
          <w:rFonts w:cs="Times New Roman"/>
          <w:b/>
          <w:sz w:val="24"/>
          <w:szCs w:val="24"/>
          <w:lang w:val="pt-BR"/>
        </w:rPr>
        <w:t>R</w:t>
      </w:r>
      <w:r w:rsidR="00C51912" w:rsidRPr="001D00FC">
        <w:rPr>
          <w:rFonts w:cs="Times New Roman"/>
          <w:b/>
          <w:sz w:val="24"/>
          <w:szCs w:val="24"/>
          <w:lang w:val="pt-BR"/>
        </w:rPr>
        <w:t xml:space="preserve">equirements and </w:t>
      </w:r>
      <w:r w:rsidR="00E96652" w:rsidRPr="001D00FC">
        <w:rPr>
          <w:rFonts w:cs="Times New Roman"/>
          <w:b/>
          <w:sz w:val="24"/>
          <w:szCs w:val="24"/>
          <w:lang w:val="pt-BR"/>
        </w:rPr>
        <w:t>E</w:t>
      </w:r>
      <w:r w:rsidR="00C51912" w:rsidRPr="001D00FC">
        <w:rPr>
          <w:rFonts w:cs="Times New Roman"/>
          <w:b/>
          <w:sz w:val="24"/>
          <w:szCs w:val="24"/>
          <w:lang w:val="pt-BR"/>
        </w:rPr>
        <w:t>xpectation</w:t>
      </w:r>
      <w:r w:rsidR="00006EB2" w:rsidRPr="001D00FC">
        <w:rPr>
          <w:rFonts w:cs="Times New Roman"/>
          <w:b/>
          <w:sz w:val="24"/>
          <w:szCs w:val="24"/>
          <w:lang w:val="pt-BR"/>
        </w:rPr>
        <w:t>)</w:t>
      </w:r>
    </w:p>
    <w:bookmarkEnd w:id="11"/>
    <w:p w14:paraId="2DA979EC" w14:textId="7EC014B4" w:rsidR="00006EB2" w:rsidRPr="00BA3C22" w:rsidRDefault="00006EB2" w:rsidP="00ED1B53">
      <w:pPr>
        <w:spacing w:before="0" w:after="0"/>
        <w:ind w:firstLine="0"/>
        <w:jc w:val="both"/>
        <w:rPr>
          <w:rFonts w:cs="Times New Roman"/>
          <w:b/>
          <w:bCs/>
          <w:sz w:val="24"/>
          <w:szCs w:val="24"/>
        </w:rPr>
      </w:pPr>
      <w:r w:rsidRPr="00BA3C22">
        <w:rPr>
          <w:rFonts w:cs="Times New Roman"/>
          <w:b/>
          <w:bCs/>
          <w:sz w:val="24"/>
          <w:szCs w:val="24"/>
        </w:rPr>
        <w:t>10.1. Quy định về điều kiện thi kết thúc học phần</w:t>
      </w:r>
    </w:p>
    <w:p w14:paraId="4A620958" w14:textId="446AFBF5" w:rsidR="00B455C7" w:rsidRPr="001D00FC" w:rsidRDefault="00534BCE" w:rsidP="00ED1B53">
      <w:pPr>
        <w:spacing w:before="0" w:after="0"/>
        <w:ind w:firstLine="0"/>
        <w:jc w:val="both"/>
        <w:rPr>
          <w:bCs/>
          <w:i/>
          <w:iCs/>
          <w:sz w:val="24"/>
          <w:szCs w:val="24"/>
          <w:lang w:val="pt-BR"/>
        </w:rPr>
      </w:pPr>
      <w:r w:rsidRPr="001D00FC">
        <w:rPr>
          <w:bCs/>
          <w:sz w:val="24"/>
          <w:szCs w:val="24"/>
          <w:lang w:val="pt-BR"/>
        </w:rPr>
        <w:t xml:space="preserve">- </w:t>
      </w:r>
      <w:r w:rsidR="00B455C7" w:rsidRPr="001D00FC">
        <w:rPr>
          <w:bCs/>
          <w:sz w:val="24"/>
          <w:szCs w:val="24"/>
          <w:lang w:val="pt-BR"/>
        </w:rPr>
        <w:t>Điểm chuyên cần đạt từ 5 trở lên (theo quy định chung của Trường)</w:t>
      </w:r>
    </w:p>
    <w:p w14:paraId="4A668A93" w14:textId="0B0BC6E7" w:rsidR="00C2264C" w:rsidRPr="00BA3C22" w:rsidRDefault="00534BCE" w:rsidP="00ED1B53">
      <w:pPr>
        <w:spacing w:before="0" w:after="0"/>
        <w:ind w:firstLine="0"/>
        <w:jc w:val="both"/>
        <w:rPr>
          <w:bCs/>
          <w:i/>
          <w:iCs/>
          <w:sz w:val="24"/>
          <w:szCs w:val="24"/>
          <w:lang w:val="pt-BR"/>
        </w:rPr>
      </w:pPr>
      <w:r w:rsidRPr="001D00FC">
        <w:rPr>
          <w:bCs/>
          <w:sz w:val="24"/>
          <w:szCs w:val="24"/>
          <w:lang w:val="pt-BR"/>
        </w:rPr>
        <w:t xml:space="preserve">- </w:t>
      </w:r>
      <w:r w:rsidR="00B455C7" w:rsidRPr="001D00FC">
        <w:rPr>
          <w:bCs/>
          <w:sz w:val="24"/>
          <w:szCs w:val="24"/>
          <w:lang w:val="pt-BR"/>
        </w:rPr>
        <w:t>Cách đánh giá điểm chuyên cần: xem Phụ lục 2, rubrics 1.</w:t>
      </w:r>
    </w:p>
    <w:p w14:paraId="142CFF65" w14:textId="77777777" w:rsidR="00BA3C22" w:rsidRPr="00D83953" w:rsidRDefault="00BA3C22" w:rsidP="00ED1B53">
      <w:pPr>
        <w:spacing w:before="0" w:after="0"/>
        <w:ind w:firstLine="0"/>
        <w:jc w:val="both"/>
        <w:rPr>
          <w:b/>
          <w:sz w:val="24"/>
          <w:szCs w:val="24"/>
          <w:lang w:val="pt-BR"/>
        </w:rPr>
      </w:pPr>
      <w:r w:rsidRPr="00D83953">
        <w:rPr>
          <w:b/>
          <w:sz w:val="24"/>
          <w:szCs w:val="24"/>
          <w:lang w:val="pt-BR"/>
        </w:rPr>
        <w:t>10.2. Quy định về tham dự lớp học</w:t>
      </w:r>
    </w:p>
    <w:p w14:paraId="1D4E7A38" w14:textId="77777777" w:rsidR="00BA3C22" w:rsidRPr="00D83953" w:rsidRDefault="00BA3C22" w:rsidP="00ED1B53">
      <w:pPr>
        <w:pStyle w:val="ListParagraph"/>
        <w:spacing w:after="0" w:line="300" w:lineRule="auto"/>
        <w:ind w:left="714"/>
        <w:jc w:val="both"/>
        <w:rPr>
          <w:bCs/>
          <w:lang w:val="pt-BR"/>
        </w:rPr>
      </w:pPr>
      <w:r w:rsidRPr="00D83953">
        <w:rPr>
          <w:bCs/>
          <w:lang w:val="pt-BR"/>
        </w:rPr>
        <w:t xml:space="preserve">Học viên có trách nhiệm tham dự đầy đủ các buổi học. </w:t>
      </w:r>
    </w:p>
    <w:p w14:paraId="66B3767B" w14:textId="77777777" w:rsidR="00BA3C22" w:rsidRPr="00D83953" w:rsidRDefault="00BA3C22" w:rsidP="00ED1B53">
      <w:pPr>
        <w:pStyle w:val="ListParagraph"/>
        <w:numPr>
          <w:ilvl w:val="0"/>
          <w:numId w:val="13"/>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DD5391C" w14:textId="77777777" w:rsidR="00BA3C22" w:rsidRPr="00D83953" w:rsidRDefault="00BA3C22" w:rsidP="00ED1B53">
      <w:pPr>
        <w:spacing w:before="0" w:after="0"/>
        <w:ind w:firstLine="0"/>
        <w:jc w:val="both"/>
        <w:rPr>
          <w:b/>
          <w:sz w:val="24"/>
          <w:szCs w:val="24"/>
          <w:lang w:val="pt-BR"/>
        </w:rPr>
      </w:pPr>
      <w:r w:rsidRPr="00D83953">
        <w:rPr>
          <w:b/>
          <w:sz w:val="24"/>
          <w:szCs w:val="24"/>
          <w:lang w:val="pt-BR"/>
        </w:rPr>
        <w:t>10.3. Quy định về hành vi trong lớp học</w:t>
      </w:r>
    </w:p>
    <w:p w14:paraId="47FC9447" w14:textId="77777777" w:rsidR="00BA3C22" w:rsidRPr="00D83953" w:rsidRDefault="00BA3C22" w:rsidP="00ED1B53">
      <w:pPr>
        <w:pStyle w:val="ListParagraph"/>
        <w:numPr>
          <w:ilvl w:val="0"/>
          <w:numId w:val="13"/>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3FD14EF8" w14:textId="77777777" w:rsidR="00BA3C22" w:rsidRPr="00D83953" w:rsidRDefault="00BA3C22" w:rsidP="00ED1B53">
      <w:pPr>
        <w:pStyle w:val="ListParagraph"/>
        <w:numPr>
          <w:ilvl w:val="0"/>
          <w:numId w:val="13"/>
        </w:numPr>
        <w:spacing w:after="0" w:line="300" w:lineRule="auto"/>
        <w:ind w:left="714" w:hanging="357"/>
        <w:jc w:val="both"/>
        <w:rPr>
          <w:bCs/>
          <w:lang w:val="pt-BR"/>
        </w:rPr>
      </w:pPr>
      <w:r w:rsidRPr="00D83953">
        <w:rPr>
          <w:lang w:val="pt-BR"/>
        </w:rPr>
        <w:t>Ghi chép đầy đủ, tham gia trả lời câu hỏi;</w:t>
      </w:r>
    </w:p>
    <w:p w14:paraId="5BCF5E81" w14:textId="77777777" w:rsidR="00BA3C22" w:rsidRPr="00D83953" w:rsidRDefault="00BA3C22" w:rsidP="00ED1B53">
      <w:pPr>
        <w:pStyle w:val="ListParagraph"/>
        <w:numPr>
          <w:ilvl w:val="0"/>
          <w:numId w:val="13"/>
        </w:numPr>
        <w:spacing w:after="0" w:line="300" w:lineRule="auto"/>
        <w:ind w:left="714" w:hanging="357"/>
        <w:jc w:val="both"/>
        <w:rPr>
          <w:bCs/>
          <w:lang w:val="pt-BR"/>
        </w:rPr>
      </w:pPr>
      <w:r w:rsidRPr="00D83953">
        <w:rPr>
          <w:lang w:val="pt-BR"/>
        </w:rPr>
        <w:t>Đọc trước tài liệu được yêu cầu;</w:t>
      </w:r>
    </w:p>
    <w:p w14:paraId="3D694F9C" w14:textId="77777777" w:rsidR="00BA3C22" w:rsidRPr="00D83953" w:rsidRDefault="00BA3C22" w:rsidP="00ED1B53">
      <w:pPr>
        <w:pStyle w:val="ListParagraph"/>
        <w:numPr>
          <w:ilvl w:val="0"/>
          <w:numId w:val="13"/>
        </w:numPr>
        <w:spacing w:after="0" w:line="300" w:lineRule="auto"/>
        <w:ind w:left="714" w:hanging="357"/>
        <w:jc w:val="both"/>
        <w:rPr>
          <w:bCs/>
          <w:lang w:val="pt-BR"/>
        </w:rPr>
      </w:pPr>
      <w:r w:rsidRPr="00D83953">
        <w:rPr>
          <w:lang w:val="pt-BR"/>
        </w:rPr>
        <w:t>Làm các bài tập về nhà;</w:t>
      </w:r>
    </w:p>
    <w:p w14:paraId="0C1FD7DC" w14:textId="77777777" w:rsidR="00BA3C22" w:rsidRPr="00D83953" w:rsidRDefault="00BA3C22" w:rsidP="00ED1B53">
      <w:pPr>
        <w:pStyle w:val="ListParagraph"/>
        <w:numPr>
          <w:ilvl w:val="0"/>
          <w:numId w:val="13"/>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3CA8D1A3" w14:textId="77777777" w:rsidR="00BA3C22" w:rsidRPr="00D83953" w:rsidRDefault="00BA3C22" w:rsidP="00ED1B53">
      <w:pPr>
        <w:pStyle w:val="ListParagraph"/>
        <w:numPr>
          <w:ilvl w:val="0"/>
          <w:numId w:val="13"/>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37F3554" w14:textId="77777777" w:rsidR="00BA3C22" w:rsidRPr="00D83953" w:rsidRDefault="00BA3C22" w:rsidP="00ED1B53">
      <w:pPr>
        <w:spacing w:before="0" w:after="0"/>
        <w:ind w:firstLine="0"/>
        <w:jc w:val="both"/>
        <w:rPr>
          <w:b/>
          <w:sz w:val="24"/>
          <w:szCs w:val="24"/>
          <w:lang w:val="pt-BR"/>
        </w:rPr>
      </w:pPr>
      <w:r w:rsidRPr="00D83953">
        <w:rPr>
          <w:b/>
          <w:sz w:val="24"/>
          <w:szCs w:val="24"/>
          <w:lang w:val="pt-BR"/>
        </w:rPr>
        <w:t>10.4. Quy định về nộp bài tập lớn</w:t>
      </w:r>
    </w:p>
    <w:p w14:paraId="322DAC8F" w14:textId="77777777" w:rsidR="00BA3C22" w:rsidRPr="00D83953" w:rsidRDefault="00BA3C22" w:rsidP="00ED1B53">
      <w:pPr>
        <w:pStyle w:val="ListParagraph"/>
        <w:numPr>
          <w:ilvl w:val="0"/>
          <w:numId w:val="13"/>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1D41CA02" w14:textId="36ECD33D" w:rsidR="00BA3C22" w:rsidRPr="00D83953" w:rsidRDefault="008C1FBE" w:rsidP="00ED1B53">
      <w:pPr>
        <w:pStyle w:val="ListParagraph"/>
        <w:numPr>
          <w:ilvl w:val="0"/>
          <w:numId w:val="13"/>
        </w:numPr>
        <w:spacing w:after="0" w:line="300" w:lineRule="auto"/>
        <w:ind w:left="714" w:hanging="357"/>
        <w:jc w:val="both"/>
        <w:rPr>
          <w:b/>
          <w:lang w:val="pt-BR"/>
        </w:rPr>
      </w:pPr>
      <w:r>
        <w:rPr>
          <w:bCs/>
          <w:lang w:val="pt-BR"/>
        </w:rPr>
        <w:t xml:space="preserve">Bài tập được nộp theo đúng lịch quy định ghi trên LMS, nếu quá </w:t>
      </w:r>
      <w:r w:rsidR="00BA3C22" w:rsidRPr="00D83953">
        <w:rPr>
          <w:bCs/>
          <w:lang w:val="pt-BR"/>
        </w:rPr>
        <w:t xml:space="preserve"> thời hạn cuố</w:t>
      </w:r>
      <w:r w:rsidR="00BA3C22">
        <w:rPr>
          <w:bCs/>
          <w:lang w:val="pt-BR"/>
        </w:rPr>
        <w:t>i theo quy định</w:t>
      </w:r>
      <w:r>
        <w:rPr>
          <w:bCs/>
          <w:lang w:val="pt-BR"/>
        </w:rPr>
        <w:t xml:space="preserve"> thì sẽ không nộp được bài trên hệ thống LMS và sinh viên sẽ nhận điểm 0 ( không)</w:t>
      </w:r>
    </w:p>
    <w:p w14:paraId="3DC3AB94" w14:textId="5BE27BA3" w:rsidR="003A4C2B" w:rsidRPr="001D00FC" w:rsidRDefault="00006EB2" w:rsidP="00ED1B53">
      <w:pPr>
        <w:spacing w:before="0" w:after="0"/>
        <w:ind w:firstLine="0"/>
        <w:jc w:val="both"/>
        <w:rPr>
          <w:rFonts w:cs="Times New Roman"/>
          <w:b/>
          <w:bCs/>
          <w:sz w:val="24"/>
          <w:szCs w:val="24"/>
          <w:lang w:val="pt-BR"/>
        </w:rPr>
      </w:pPr>
      <w:r w:rsidRPr="001D00FC">
        <w:rPr>
          <w:rFonts w:cs="Times New Roman"/>
          <w:b/>
          <w:bCs/>
          <w:sz w:val="24"/>
          <w:szCs w:val="24"/>
          <w:lang w:val="pt-BR"/>
        </w:rPr>
        <w:t xml:space="preserve">11. THỜI ĐIỂM ĐIỀU CHỈNH ĐỀ CƯƠNG </w:t>
      </w:r>
      <w:r w:rsidR="003A4C2B" w:rsidRPr="001D00FC">
        <w:rPr>
          <w:rFonts w:cs="Times New Roman"/>
          <w:b/>
          <w:bCs/>
          <w:sz w:val="24"/>
          <w:szCs w:val="24"/>
          <w:lang w:val="pt-BR"/>
        </w:rPr>
        <w:t>(Syllabus Adjustmen</w:t>
      </w:r>
      <w:r w:rsidR="00073DC3" w:rsidRPr="001D00FC">
        <w:rPr>
          <w:rFonts w:cs="Times New Roman"/>
          <w:b/>
          <w:bCs/>
          <w:sz w:val="24"/>
          <w:szCs w:val="24"/>
          <w:lang w:val="pt-BR"/>
        </w:rPr>
        <w:t>t</w:t>
      </w:r>
      <w:r w:rsidR="003A4C2B" w:rsidRPr="001D00FC">
        <w:rPr>
          <w:rFonts w:cs="Times New Roman"/>
          <w:b/>
          <w:bCs/>
          <w:sz w:val="24"/>
          <w:szCs w:val="24"/>
          <w:lang w:val="pt-BR"/>
        </w:rPr>
        <w:t xml:space="preserve"> Time)</w:t>
      </w:r>
    </w:p>
    <w:p w14:paraId="178A877D" w14:textId="1C99464C" w:rsidR="00006EB2" w:rsidRPr="001D00FC" w:rsidRDefault="00D4258F" w:rsidP="00ED1B53">
      <w:pPr>
        <w:spacing w:before="0" w:after="0"/>
        <w:ind w:firstLine="0"/>
        <w:jc w:val="both"/>
        <w:rPr>
          <w:sz w:val="24"/>
          <w:szCs w:val="24"/>
          <w:lang w:val="pt-BR"/>
        </w:rPr>
      </w:pPr>
      <w:r w:rsidRPr="001D00FC">
        <w:rPr>
          <w:sz w:val="24"/>
          <w:szCs w:val="24"/>
          <w:lang w:val="pt-BR"/>
        </w:rPr>
        <w:t xml:space="preserve">- </w:t>
      </w:r>
      <w:r w:rsidR="003A4C2B" w:rsidRPr="001D00FC">
        <w:rPr>
          <w:sz w:val="24"/>
          <w:szCs w:val="24"/>
          <w:lang w:val="pt-BR"/>
        </w:rPr>
        <w:t>T</w:t>
      </w:r>
      <w:r w:rsidR="00006EB2" w:rsidRPr="001D00FC">
        <w:rPr>
          <w:sz w:val="24"/>
          <w:szCs w:val="24"/>
          <w:lang w:val="pt-BR"/>
        </w:rPr>
        <w:t xml:space="preserve">háng </w:t>
      </w:r>
      <w:r w:rsidR="00501D53" w:rsidRPr="001D00FC">
        <w:rPr>
          <w:sz w:val="24"/>
          <w:szCs w:val="24"/>
          <w:lang w:val="pt-BR"/>
        </w:rPr>
        <w:t>6</w:t>
      </w:r>
      <w:r w:rsidR="00006EB2" w:rsidRPr="001D00FC">
        <w:rPr>
          <w:sz w:val="24"/>
          <w:szCs w:val="24"/>
          <w:lang w:val="pt-BR"/>
        </w:rPr>
        <w:t xml:space="preserve"> năm 202</w:t>
      </w:r>
      <w:r w:rsidR="00026DB6" w:rsidRPr="001D00FC">
        <w:rPr>
          <w:sz w:val="24"/>
          <w:szCs w:val="24"/>
          <w:lang w:val="pt-BR"/>
        </w:rPr>
        <w:t>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1D00FC" w14:paraId="44594FA3" w14:textId="77777777" w:rsidTr="00AE3480">
        <w:trPr>
          <w:jc w:val="center"/>
        </w:trPr>
        <w:tc>
          <w:tcPr>
            <w:tcW w:w="4575" w:type="dxa"/>
          </w:tcPr>
          <w:p w14:paraId="13B255D5" w14:textId="1A587BC0" w:rsidR="00026DB6" w:rsidRPr="001D00FC" w:rsidRDefault="009878A4" w:rsidP="00ED1B53">
            <w:pPr>
              <w:pStyle w:val="ListParagraph"/>
              <w:widowControl w:val="0"/>
              <w:spacing w:after="0" w:line="300" w:lineRule="auto"/>
              <w:ind w:left="0"/>
              <w:jc w:val="center"/>
              <w:rPr>
                <w:b/>
                <w:lang w:val="pt-BR"/>
              </w:rPr>
            </w:pPr>
            <w:r w:rsidRPr="001D00FC">
              <w:rPr>
                <w:b/>
                <w:lang w:val="pt-BR"/>
              </w:rPr>
              <w:t>TRƯỞNG KHOA</w:t>
            </w:r>
          </w:p>
          <w:p w14:paraId="6CDC1745" w14:textId="77777777" w:rsidR="00AD5F58" w:rsidRPr="001D00FC" w:rsidRDefault="00AD5F58" w:rsidP="00ED1B53">
            <w:pPr>
              <w:pStyle w:val="ListParagraph"/>
              <w:widowControl w:val="0"/>
              <w:spacing w:after="0" w:line="300" w:lineRule="auto"/>
              <w:ind w:left="0"/>
              <w:jc w:val="center"/>
              <w:rPr>
                <w:b/>
                <w:lang w:val="pt-BR"/>
              </w:rPr>
            </w:pPr>
          </w:p>
          <w:p w14:paraId="03DE0583" w14:textId="77777777" w:rsidR="00AD5F58" w:rsidRPr="001D00FC" w:rsidRDefault="00AD5F58" w:rsidP="00ED1B53">
            <w:pPr>
              <w:pStyle w:val="ListParagraph"/>
              <w:widowControl w:val="0"/>
              <w:spacing w:after="0" w:line="300" w:lineRule="auto"/>
              <w:ind w:left="0"/>
              <w:jc w:val="center"/>
              <w:rPr>
                <w:b/>
                <w:lang w:val="pt-BR"/>
              </w:rPr>
            </w:pPr>
          </w:p>
          <w:p w14:paraId="7D2FEEDF" w14:textId="77777777" w:rsidR="00AD5F58" w:rsidRPr="001D00FC" w:rsidRDefault="00AD5F58" w:rsidP="00ED1B53">
            <w:pPr>
              <w:pStyle w:val="ListParagraph"/>
              <w:widowControl w:val="0"/>
              <w:spacing w:after="0" w:line="300" w:lineRule="auto"/>
              <w:ind w:left="0"/>
              <w:jc w:val="center"/>
              <w:rPr>
                <w:b/>
                <w:lang w:val="pt-BR"/>
              </w:rPr>
            </w:pPr>
          </w:p>
          <w:p w14:paraId="1BC1C876" w14:textId="77777777" w:rsidR="00AD5F58" w:rsidRPr="001D00FC" w:rsidRDefault="00AD5F58" w:rsidP="00ED1B53">
            <w:pPr>
              <w:pStyle w:val="ListParagraph"/>
              <w:widowControl w:val="0"/>
              <w:spacing w:after="0" w:line="300" w:lineRule="auto"/>
              <w:ind w:left="0"/>
              <w:jc w:val="center"/>
              <w:rPr>
                <w:b/>
                <w:lang w:val="pt-BR"/>
              </w:rPr>
            </w:pPr>
          </w:p>
          <w:p w14:paraId="2F35C2AF" w14:textId="304F6CE7" w:rsidR="00026DB6" w:rsidRPr="001D00FC" w:rsidRDefault="00AD5F58" w:rsidP="00ED1B53">
            <w:pPr>
              <w:pStyle w:val="ListParagraph"/>
              <w:widowControl w:val="0"/>
              <w:spacing w:after="0" w:line="300" w:lineRule="auto"/>
              <w:ind w:left="0"/>
              <w:jc w:val="center"/>
              <w:rPr>
                <w:lang w:val="pt-BR"/>
              </w:rPr>
            </w:pPr>
            <w:r w:rsidRPr="001D00FC">
              <w:rPr>
                <w:b/>
                <w:lang w:val="pt-BR"/>
              </w:rPr>
              <w:t>PGS.TS. Trần Thị Bích</w:t>
            </w:r>
          </w:p>
        </w:tc>
        <w:tc>
          <w:tcPr>
            <w:tcW w:w="4496" w:type="dxa"/>
          </w:tcPr>
          <w:p w14:paraId="152226C3" w14:textId="77777777" w:rsidR="00026DB6" w:rsidRPr="001D00FC" w:rsidRDefault="00026DB6" w:rsidP="00ED1B53">
            <w:pPr>
              <w:widowControl w:val="0"/>
              <w:spacing w:before="0" w:after="0"/>
              <w:ind w:firstLine="0"/>
              <w:jc w:val="center"/>
              <w:rPr>
                <w:rFonts w:cs="Times New Roman"/>
                <w:b/>
                <w:sz w:val="24"/>
                <w:szCs w:val="24"/>
                <w:lang w:val="pt-BR"/>
              </w:rPr>
            </w:pPr>
            <w:r w:rsidRPr="001D00FC">
              <w:rPr>
                <w:rFonts w:cs="Times New Roman"/>
                <w:b/>
                <w:sz w:val="24"/>
                <w:szCs w:val="24"/>
                <w:lang w:val="pt-BR"/>
              </w:rPr>
              <w:t>HIỆU TRƯỞNG</w:t>
            </w:r>
          </w:p>
          <w:p w14:paraId="5A35B4B2" w14:textId="77777777" w:rsidR="00026DB6" w:rsidRPr="001D00FC" w:rsidRDefault="00026DB6" w:rsidP="00ED1B53">
            <w:pPr>
              <w:widowControl w:val="0"/>
              <w:spacing w:before="0" w:after="0"/>
              <w:ind w:firstLine="0"/>
              <w:jc w:val="center"/>
              <w:rPr>
                <w:rFonts w:cs="Times New Roman"/>
                <w:b/>
                <w:sz w:val="24"/>
                <w:szCs w:val="24"/>
                <w:lang w:val="pt-BR"/>
              </w:rPr>
            </w:pPr>
          </w:p>
          <w:p w14:paraId="3BCA17B7" w14:textId="77777777" w:rsidR="009878A4" w:rsidRPr="001D00FC" w:rsidRDefault="009878A4" w:rsidP="00ED1B53">
            <w:pPr>
              <w:widowControl w:val="0"/>
              <w:spacing w:before="0" w:after="0"/>
              <w:ind w:firstLine="0"/>
              <w:jc w:val="center"/>
              <w:rPr>
                <w:rFonts w:cs="Times New Roman"/>
                <w:b/>
                <w:sz w:val="24"/>
                <w:szCs w:val="24"/>
                <w:lang w:val="pt-BR"/>
              </w:rPr>
            </w:pPr>
          </w:p>
          <w:p w14:paraId="52FC8F43" w14:textId="77777777" w:rsidR="009878A4" w:rsidRPr="001D00FC" w:rsidRDefault="009878A4" w:rsidP="00ED1B53">
            <w:pPr>
              <w:widowControl w:val="0"/>
              <w:spacing w:before="0" w:after="0"/>
              <w:ind w:firstLine="0"/>
              <w:jc w:val="center"/>
              <w:rPr>
                <w:rFonts w:cs="Times New Roman"/>
                <w:b/>
                <w:sz w:val="24"/>
                <w:szCs w:val="24"/>
                <w:lang w:val="pt-BR"/>
              </w:rPr>
            </w:pPr>
          </w:p>
          <w:p w14:paraId="1D5F9DAD" w14:textId="77777777" w:rsidR="00026DB6" w:rsidRPr="001D00FC" w:rsidRDefault="00026DB6" w:rsidP="00ED1B53">
            <w:pPr>
              <w:widowControl w:val="0"/>
              <w:spacing w:before="0" w:after="0"/>
              <w:ind w:firstLine="0"/>
              <w:jc w:val="center"/>
              <w:rPr>
                <w:rFonts w:cs="Times New Roman"/>
                <w:b/>
                <w:sz w:val="24"/>
                <w:szCs w:val="24"/>
                <w:lang w:val="pt-BR"/>
              </w:rPr>
            </w:pPr>
          </w:p>
          <w:p w14:paraId="3C7A8BFD" w14:textId="54055402" w:rsidR="00026DB6" w:rsidRPr="001D00FC" w:rsidRDefault="00026DB6" w:rsidP="00ED1B53">
            <w:pPr>
              <w:pStyle w:val="ListParagraph"/>
              <w:spacing w:after="0" w:line="300" w:lineRule="auto"/>
              <w:ind w:left="0"/>
              <w:jc w:val="center"/>
              <w:rPr>
                <w:lang w:val="pt-BR"/>
              </w:rPr>
            </w:pPr>
            <w:r w:rsidRPr="001D00FC">
              <w:rPr>
                <w:b/>
                <w:lang w:val="pt-BR"/>
              </w:rPr>
              <w:t>GS.TS Phạm Hồng Chương</w:t>
            </w:r>
          </w:p>
        </w:tc>
      </w:tr>
    </w:tbl>
    <w:p w14:paraId="47E0CF7F" w14:textId="48B4DE4A" w:rsidR="00E46FB7" w:rsidRDefault="00E46FB7" w:rsidP="00ED1B53">
      <w:pPr>
        <w:spacing w:before="0" w:after="0"/>
        <w:ind w:firstLine="0"/>
        <w:jc w:val="both"/>
        <w:rPr>
          <w:sz w:val="24"/>
          <w:szCs w:val="24"/>
          <w:lang w:val="pt-BR"/>
        </w:rPr>
      </w:pPr>
    </w:p>
    <w:p w14:paraId="5DC088B5" w14:textId="77777777" w:rsidR="00E46FB7" w:rsidRDefault="00E46FB7" w:rsidP="00ED1B53">
      <w:pPr>
        <w:spacing w:before="0" w:after="0"/>
        <w:ind w:firstLine="0"/>
        <w:rPr>
          <w:sz w:val="24"/>
          <w:szCs w:val="24"/>
          <w:lang w:val="pt-BR"/>
        </w:rPr>
      </w:pPr>
      <w:r>
        <w:rPr>
          <w:sz w:val="24"/>
          <w:szCs w:val="24"/>
          <w:lang w:val="pt-BR"/>
        </w:rPr>
        <w:br w:type="page"/>
      </w:r>
    </w:p>
    <w:p w14:paraId="3E498110" w14:textId="77777777" w:rsidR="00E46FB7" w:rsidRPr="009718F0" w:rsidRDefault="00E46FB7" w:rsidP="00ED1B53">
      <w:pPr>
        <w:spacing w:before="0" w:after="0"/>
        <w:jc w:val="center"/>
        <w:rPr>
          <w:rFonts w:cs="Times New Roman"/>
          <w:b/>
          <w:bCs/>
          <w:sz w:val="24"/>
          <w:szCs w:val="24"/>
          <w:lang w:val="vi-VN"/>
        </w:rPr>
      </w:pPr>
      <w:r w:rsidRPr="009718F0">
        <w:rPr>
          <w:rFonts w:cs="Times New Roman"/>
          <w:b/>
          <w:bCs/>
          <w:sz w:val="24"/>
          <w:szCs w:val="24"/>
          <w:lang w:val="vi-VN"/>
        </w:rPr>
        <w:lastRenderedPageBreak/>
        <w:t>PHỤ LỤC 1: MA TRẬN ĐỀ THI</w:t>
      </w:r>
    </w:p>
    <w:p w14:paraId="24E91F93" w14:textId="77777777" w:rsidR="00E46FB7" w:rsidRPr="009718F0" w:rsidRDefault="00E46FB7" w:rsidP="00ED1B53">
      <w:pPr>
        <w:spacing w:before="0" w:after="0"/>
        <w:ind w:firstLine="720"/>
        <w:jc w:val="both"/>
        <w:rPr>
          <w:rFonts w:cs="Times New Roman"/>
          <w:sz w:val="24"/>
          <w:szCs w:val="24"/>
          <w:lang w:val="vi-VN"/>
        </w:rPr>
      </w:pPr>
      <w:r w:rsidRPr="009718F0">
        <w:rPr>
          <w:rFonts w:cs="Times New Roman"/>
          <w:sz w:val="24"/>
          <w:szCs w:val="24"/>
          <w:lang w:val="vi-VN"/>
        </w:rPr>
        <w:t>Dạng chung của ma trận đề thi:</w:t>
      </w:r>
    </w:p>
    <w:p w14:paraId="1E6D1F4C" w14:textId="77777777" w:rsidR="00E46FB7" w:rsidRPr="009718F0" w:rsidRDefault="00E46FB7" w:rsidP="00ED1B53">
      <w:pPr>
        <w:spacing w:before="0" w:after="0"/>
        <w:ind w:left="1440"/>
        <w:rPr>
          <w:rFonts w:cs="Times New Roman"/>
          <w:sz w:val="24"/>
          <w:szCs w:val="24"/>
          <w:lang w:eastAsia="x-none"/>
        </w:rPr>
      </w:pPr>
      <w:r w:rsidRPr="009718F0">
        <w:rPr>
          <w:rFonts w:cs="Times New Roman"/>
          <w:sz w:val="24"/>
          <w:szCs w:val="24"/>
          <w:lang w:eastAsia="x-none"/>
        </w:rPr>
        <w:t>Hình thức:</w:t>
      </w:r>
      <w:r w:rsidRPr="009718F0">
        <w:rPr>
          <w:rFonts w:cs="Times New Roman"/>
          <w:sz w:val="24"/>
          <w:szCs w:val="24"/>
          <w:lang w:val="vi-VN" w:eastAsia="x-none"/>
        </w:rPr>
        <w:t>Thi tự luận</w:t>
      </w:r>
    </w:p>
    <w:p w14:paraId="5B5678BB" w14:textId="77777777" w:rsidR="00E46FB7" w:rsidRPr="009718F0" w:rsidRDefault="00E46FB7" w:rsidP="00ED1B53">
      <w:pPr>
        <w:spacing w:before="0" w:after="0"/>
        <w:ind w:left="1440"/>
        <w:rPr>
          <w:rFonts w:cs="Times New Roman"/>
          <w:sz w:val="24"/>
          <w:szCs w:val="24"/>
          <w:lang w:eastAsia="x-none"/>
        </w:rPr>
      </w:pPr>
      <w:r w:rsidRPr="009718F0">
        <w:rPr>
          <w:rFonts w:cs="Times New Roman"/>
          <w:sz w:val="24"/>
          <w:szCs w:val="24"/>
          <w:lang w:eastAsia="x-none"/>
        </w:rPr>
        <w:t xml:space="preserve">Thời gian: </w:t>
      </w:r>
      <w:r w:rsidRPr="009718F0">
        <w:rPr>
          <w:rFonts w:cs="Times New Roman"/>
          <w:sz w:val="24"/>
          <w:szCs w:val="24"/>
          <w:lang w:val="vi-VN" w:eastAsia="x-none"/>
        </w:rPr>
        <w:t xml:space="preserve">60 </w:t>
      </w:r>
      <w:r w:rsidRPr="009718F0">
        <w:rPr>
          <w:rFonts w:cs="Times New Roman"/>
          <w:sz w:val="24"/>
          <w:szCs w:val="24"/>
          <w:lang w:eastAsia="x-none"/>
        </w:rPr>
        <w:t>phút</w:t>
      </w:r>
    </w:p>
    <w:p w14:paraId="1F627AC6" w14:textId="77777777" w:rsidR="00E46FB7" w:rsidRPr="009718F0" w:rsidRDefault="00E46FB7" w:rsidP="00ED1B53">
      <w:pPr>
        <w:spacing w:before="0" w:after="0"/>
        <w:ind w:left="1440"/>
        <w:rPr>
          <w:rFonts w:cs="Times New Roman"/>
          <w:sz w:val="24"/>
          <w:szCs w:val="24"/>
          <w:lang w:eastAsia="x-none"/>
        </w:rPr>
      </w:pPr>
      <w:r w:rsidRPr="009718F0">
        <w:rPr>
          <w:rFonts w:cs="Times New Roman"/>
          <w:sz w:val="24"/>
          <w:szCs w:val="24"/>
          <w:lang w:eastAsia="x-none"/>
        </w:rPr>
        <w:t xml:space="preserve">Số câu hỏi: </w:t>
      </w:r>
      <w:r w:rsidRPr="009718F0">
        <w:rPr>
          <w:rFonts w:cs="Times New Roman"/>
          <w:sz w:val="24"/>
          <w:szCs w:val="24"/>
          <w:lang w:val="vi-VN" w:eastAsia="x-none"/>
        </w:rPr>
        <w:t>4</w:t>
      </w:r>
      <w:r w:rsidRPr="009718F0">
        <w:rPr>
          <w:rFonts w:cs="Times New Roman"/>
          <w:sz w:val="24"/>
          <w:szCs w:val="24"/>
          <w:lang w:eastAsia="x-none"/>
        </w:rPr>
        <w:t xml:space="preserve"> câu. </w:t>
      </w:r>
    </w:p>
    <w:p w14:paraId="200CB36E" w14:textId="77777777" w:rsidR="00E46FB7" w:rsidRPr="009718F0" w:rsidRDefault="00E46FB7" w:rsidP="00ED1B53">
      <w:pPr>
        <w:spacing w:before="0" w:after="0"/>
        <w:ind w:left="1440"/>
        <w:rPr>
          <w:rFonts w:cs="Times New Roman"/>
          <w:sz w:val="24"/>
          <w:szCs w:val="24"/>
          <w:lang w:eastAsia="x-none"/>
        </w:rPr>
      </w:pPr>
      <w:r w:rsidRPr="009718F0">
        <w:rPr>
          <w:rFonts w:cs="Times New Roman"/>
          <w:sz w:val="24"/>
          <w:szCs w:val="24"/>
          <w:lang w:eastAsia="x-none"/>
        </w:rPr>
        <w:t xml:space="preserve">Kết quả </w:t>
      </w:r>
      <w:r w:rsidRPr="009718F0">
        <w:rPr>
          <w:rFonts w:cs="Times New Roman"/>
          <w:sz w:val="24"/>
          <w:szCs w:val="24"/>
          <w:lang w:val="vi-VN" w:eastAsia="x-none"/>
        </w:rPr>
        <w:t xml:space="preserve">toàn bài </w:t>
      </w:r>
      <w:r w:rsidRPr="009718F0">
        <w:rPr>
          <w:rFonts w:cs="Times New Roman"/>
          <w:sz w:val="24"/>
          <w:szCs w:val="24"/>
          <w:lang w:eastAsia="x-none"/>
        </w:rPr>
        <w:t>được làm tròn đến 0,5</w:t>
      </w:r>
    </w:p>
    <w:p w14:paraId="224C50F7" w14:textId="77777777" w:rsidR="00E46FB7" w:rsidRPr="009718F0" w:rsidRDefault="00E46FB7" w:rsidP="00ED1B53">
      <w:pPr>
        <w:spacing w:before="0" w:after="0"/>
        <w:ind w:left="1440"/>
        <w:rPr>
          <w:rFonts w:cs="Times New Roman"/>
          <w:sz w:val="24"/>
          <w:szCs w:val="24"/>
          <w:lang w:eastAsia="x-none"/>
        </w:rPr>
      </w:pPr>
      <w:r w:rsidRPr="009718F0">
        <w:rPr>
          <w:rFonts w:cs="Times New Roman"/>
          <w:sz w:val="24"/>
          <w:szCs w:val="24"/>
          <w:lang w:eastAsia="x-none"/>
        </w:rPr>
        <w:t xml:space="preserve">Trọng số </w:t>
      </w:r>
      <w:r w:rsidRPr="009718F0">
        <w:rPr>
          <w:rFonts w:cs="Times New Roman"/>
          <w:sz w:val="24"/>
          <w:szCs w:val="24"/>
          <w:lang w:val="vi-VN" w:eastAsia="x-none"/>
        </w:rPr>
        <w:t xml:space="preserve">điểm bài thi </w:t>
      </w:r>
      <w:r w:rsidRPr="009718F0">
        <w:rPr>
          <w:rFonts w:cs="Times New Roman"/>
          <w:sz w:val="24"/>
          <w:szCs w:val="24"/>
          <w:lang w:eastAsia="x-none"/>
        </w:rPr>
        <w:t xml:space="preserve">trong điểm học phần: </w:t>
      </w:r>
      <w:r w:rsidRPr="009718F0">
        <w:rPr>
          <w:rFonts w:cs="Times New Roman"/>
          <w:sz w:val="24"/>
          <w:szCs w:val="24"/>
          <w:lang w:eastAsia="x-none"/>
        </w:rPr>
        <w:tab/>
        <w:t>50%</w:t>
      </w:r>
    </w:p>
    <w:p w14:paraId="64CACA93" w14:textId="77777777" w:rsidR="00E46FB7" w:rsidRPr="009718F0" w:rsidRDefault="00E46FB7" w:rsidP="00ED1B53">
      <w:pPr>
        <w:pStyle w:val="ListParagraph"/>
        <w:numPr>
          <w:ilvl w:val="0"/>
          <w:numId w:val="18"/>
        </w:numPr>
        <w:spacing w:after="0" w:line="300" w:lineRule="auto"/>
        <w:rPr>
          <w:b/>
          <w:bCs/>
          <w:lang w:val="vi-VN" w:eastAsia="x-none"/>
        </w:rPr>
      </w:pPr>
      <w:r w:rsidRPr="009718F0">
        <w:rPr>
          <w:b/>
          <w:bCs/>
          <w:lang w:val="vi-VN" w:eastAsia="x-none"/>
        </w:rPr>
        <w:t>Ma trận đề thi tự luận</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E46FB7" w:rsidRPr="009718F0" w14:paraId="5E6829A8" w14:textId="77777777" w:rsidTr="00772A3E">
        <w:trPr>
          <w:tblHeader/>
        </w:trPr>
        <w:tc>
          <w:tcPr>
            <w:tcW w:w="1701" w:type="dxa"/>
            <w:shd w:val="clear" w:color="auto" w:fill="FDE9D9" w:themeFill="accent6" w:themeFillTint="33"/>
            <w:vAlign w:val="center"/>
          </w:tcPr>
          <w:p w14:paraId="52CA681B"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hỏi</w:t>
            </w:r>
          </w:p>
        </w:tc>
        <w:tc>
          <w:tcPr>
            <w:tcW w:w="1418" w:type="dxa"/>
            <w:shd w:val="clear" w:color="auto" w:fill="FDE9D9" w:themeFill="accent6" w:themeFillTint="33"/>
            <w:vAlign w:val="center"/>
          </w:tcPr>
          <w:p w14:paraId="3A08B391" w14:textId="77777777" w:rsidR="00E46FB7" w:rsidRPr="009718F0" w:rsidRDefault="00E46FB7" w:rsidP="00ED1B53">
            <w:pPr>
              <w:spacing w:before="0" w:after="0"/>
              <w:ind w:firstLine="0"/>
              <w:jc w:val="center"/>
              <w:rPr>
                <w:rFonts w:cs="Times New Roman"/>
                <w:b/>
                <w:bCs/>
                <w:sz w:val="24"/>
                <w:szCs w:val="24"/>
                <w:lang w:val="vi-VN"/>
              </w:rPr>
            </w:pPr>
            <w:r w:rsidRPr="009718F0">
              <w:rPr>
                <w:rFonts w:cs="Times New Roman"/>
                <w:b/>
                <w:bCs/>
                <w:sz w:val="24"/>
                <w:szCs w:val="24"/>
                <w:lang w:val="vi-VN"/>
              </w:rPr>
              <w:t>CLO</w:t>
            </w:r>
          </w:p>
        </w:tc>
        <w:tc>
          <w:tcPr>
            <w:tcW w:w="1134" w:type="dxa"/>
            <w:shd w:val="clear" w:color="auto" w:fill="FDE9D9" w:themeFill="accent6" w:themeFillTint="33"/>
            <w:vAlign w:val="center"/>
          </w:tcPr>
          <w:p w14:paraId="7ADDA0C2"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Số điểm</w:t>
            </w:r>
          </w:p>
        </w:tc>
        <w:tc>
          <w:tcPr>
            <w:tcW w:w="709" w:type="dxa"/>
            <w:shd w:val="clear" w:color="auto" w:fill="FDE9D9" w:themeFill="accent6" w:themeFillTint="33"/>
            <w:vAlign w:val="center"/>
          </w:tcPr>
          <w:p w14:paraId="236D1F93"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Nhớ</w:t>
            </w:r>
          </w:p>
        </w:tc>
        <w:tc>
          <w:tcPr>
            <w:tcW w:w="850" w:type="dxa"/>
            <w:shd w:val="clear" w:color="auto" w:fill="FDE9D9" w:themeFill="accent6" w:themeFillTint="33"/>
            <w:vAlign w:val="center"/>
          </w:tcPr>
          <w:p w14:paraId="2C610FDD"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Hiểu</w:t>
            </w:r>
          </w:p>
        </w:tc>
        <w:tc>
          <w:tcPr>
            <w:tcW w:w="851" w:type="dxa"/>
            <w:shd w:val="clear" w:color="auto" w:fill="FDE9D9" w:themeFill="accent6" w:themeFillTint="33"/>
            <w:vAlign w:val="center"/>
          </w:tcPr>
          <w:p w14:paraId="22AA5360"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Vận dụng</w:t>
            </w:r>
          </w:p>
        </w:tc>
        <w:tc>
          <w:tcPr>
            <w:tcW w:w="1842" w:type="dxa"/>
            <w:shd w:val="clear" w:color="auto" w:fill="FDE9D9" w:themeFill="accent6" w:themeFillTint="33"/>
            <w:vAlign w:val="center"/>
          </w:tcPr>
          <w:p w14:paraId="7B4D454A" w14:textId="77777777" w:rsidR="00E46FB7" w:rsidRPr="009718F0" w:rsidRDefault="00E46FB7" w:rsidP="00ED1B5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Tổng</w:t>
            </w:r>
            <w:r w:rsidRPr="009718F0">
              <w:rPr>
                <w:rFonts w:cs="Times New Roman"/>
                <w:b/>
                <w:bCs/>
                <w:i/>
                <w:iCs/>
                <w:kern w:val="2"/>
                <w:sz w:val="24"/>
                <w:szCs w:val="24"/>
                <w:lang w:val="vi-VN"/>
                <w14:ligatures w14:val="standardContextual"/>
              </w:rPr>
              <w:t xml:space="preserve"> số câu hỏi thành phần</w:t>
            </w:r>
          </w:p>
        </w:tc>
      </w:tr>
      <w:tr w:rsidR="00E46FB7" w:rsidRPr="009718F0" w14:paraId="48A36417" w14:textId="77777777" w:rsidTr="00772A3E">
        <w:tc>
          <w:tcPr>
            <w:tcW w:w="1701" w:type="dxa"/>
            <w:vAlign w:val="center"/>
          </w:tcPr>
          <w:p w14:paraId="5D1302F2" w14:textId="77777777" w:rsidR="00E46FB7" w:rsidRPr="009718F0" w:rsidRDefault="00E46FB7" w:rsidP="00ED1B53">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1</w:t>
            </w:r>
          </w:p>
        </w:tc>
        <w:tc>
          <w:tcPr>
            <w:tcW w:w="1418" w:type="dxa"/>
          </w:tcPr>
          <w:p w14:paraId="3D64F3DA" w14:textId="77777777" w:rsidR="00E46FB7" w:rsidRPr="009718F0" w:rsidRDefault="00E46FB7" w:rsidP="00ED1B53">
            <w:pPr>
              <w:spacing w:before="0" w:after="0"/>
              <w:ind w:firstLine="0"/>
              <w:jc w:val="both"/>
              <w:rPr>
                <w:rFonts w:cs="Times New Roman"/>
                <w:sz w:val="24"/>
                <w:szCs w:val="24"/>
                <w:lang w:val="vi-VN"/>
              </w:rPr>
            </w:pPr>
          </w:p>
        </w:tc>
        <w:tc>
          <w:tcPr>
            <w:tcW w:w="1134" w:type="dxa"/>
          </w:tcPr>
          <w:p w14:paraId="64EBC849" w14:textId="77777777" w:rsidR="00E46FB7" w:rsidRPr="009718F0" w:rsidRDefault="00E46FB7" w:rsidP="00ED1B53">
            <w:pPr>
              <w:spacing w:before="0" w:after="0"/>
              <w:ind w:firstLine="0"/>
              <w:jc w:val="center"/>
              <w:rPr>
                <w:rFonts w:cs="Times New Roman"/>
                <w:kern w:val="2"/>
                <w:sz w:val="24"/>
                <w:szCs w:val="24"/>
                <w:lang w:val="vi-VN"/>
                <w14:ligatures w14:val="standardContextual"/>
              </w:rPr>
            </w:pPr>
            <w:r w:rsidRPr="009718F0">
              <w:rPr>
                <w:rFonts w:cs="Times New Roman"/>
                <w:kern w:val="2"/>
                <w:sz w:val="24"/>
                <w:szCs w:val="24"/>
                <w:lang w:val="vi-VN"/>
                <w14:ligatures w14:val="standardContextual"/>
              </w:rPr>
              <w:t>1</w:t>
            </w:r>
          </w:p>
        </w:tc>
        <w:tc>
          <w:tcPr>
            <w:tcW w:w="709" w:type="dxa"/>
          </w:tcPr>
          <w:p w14:paraId="446F8D68" w14:textId="77777777" w:rsidR="00E46FB7" w:rsidRPr="009718F0" w:rsidRDefault="00E46FB7" w:rsidP="00ED1B53">
            <w:pPr>
              <w:spacing w:before="0" w:after="0"/>
              <w:ind w:firstLine="0"/>
              <w:jc w:val="center"/>
              <w:rPr>
                <w:rFonts w:cs="Times New Roman"/>
                <w:sz w:val="24"/>
                <w:szCs w:val="24"/>
              </w:rPr>
            </w:pPr>
          </w:p>
        </w:tc>
        <w:tc>
          <w:tcPr>
            <w:tcW w:w="850" w:type="dxa"/>
          </w:tcPr>
          <w:p w14:paraId="0690B669"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851" w:type="dxa"/>
          </w:tcPr>
          <w:p w14:paraId="78B295A2"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1842" w:type="dxa"/>
          </w:tcPr>
          <w:p w14:paraId="76237098" w14:textId="77777777" w:rsidR="00E46FB7" w:rsidRPr="009718F0" w:rsidRDefault="00E46FB7" w:rsidP="00ED1B5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2</w:t>
            </w:r>
          </w:p>
        </w:tc>
      </w:tr>
      <w:tr w:rsidR="00E46FB7" w:rsidRPr="009718F0" w14:paraId="6857776C" w14:textId="77777777" w:rsidTr="00772A3E">
        <w:tc>
          <w:tcPr>
            <w:tcW w:w="1701" w:type="dxa"/>
            <w:vAlign w:val="center"/>
          </w:tcPr>
          <w:p w14:paraId="3F439D59"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1.1</w:t>
            </w:r>
          </w:p>
        </w:tc>
        <w:tc>
          <w:tcPr>
            <w:tcW w:w="1418" w:type="dxa"/>
          </w:tcPr>
          <w:p w14:paraId="1FF834C1"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CLO1.1,</w:t>
            </w:r>
          </w:p>
          <w:p w14:paraId="100C864A" w14:textId="77777777" w:rsidR="00E46FB7" w:rsidRPr="009718F0" w:rsidRDefault="00E46FB7" w:rsidP="00ED1B5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4B8884DF"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4F5E3D7F"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w:t>
            </w:r>
          </w:p>
        </w:tc>
        <w:tc>
          <w:tcPr>
            <w:tcW w:w="850" w:type="dxa"/>
          </w:tcPr>
          <w:p w14:paraId="6D6A0CD9" w14:textId="77777777" w:rsidR="00E46FB7" w:rsidRPr="009718F0" w:rsidRDefault="00E46FB7" w:rsidP="00ED1B53">
            <w:pPr>
              <w:spacing w:before="0" w:after="0"/>
              <w:ind w:firstLine="0"/>
              <w:jc w:val="center"/>
              <w:rPr>
                <w:rFonts w:cs="Times New Roman"/>
                <w:sz w:val="24"/>
                <w:szCs w:val="24"/>
              </w:rPr>
            </w:pPr>
          </w:p>
        </w:tc>
        <w:tc>
          <w:tcPr>
            <w:tcW w:w="851" w:type="dxa"/>
          </w:tcPr>
          <w:p w14:paraId="187BC743" w14:textId="77777777" w:rsidR="00E46FB7" w:rsidRPr="009718F0" w:rsidRDefault="00E46FB7" w:rsidP="00ED1B53">
            <w:pPr>
              <w:spacing w:before="0" w:after="0"/>
              <w:ind w:firstLine="0"/>
              <w:jc w:val="center"/>
              <w:rPr>
                <w:rFonts w:cs="Times New Roman"/>
                <w:sz w:val="24"/>
                <w:szCs w:val="24"/>
              </w:rPr>
            </w:pPr>
          </w:p>
        </w:tc>
        <w:tc>
          <w:tcPr>
            <w:tcW w:w="1842" w:type="dxa"/>
          </w:tcPr>
          <w:p w14:paraId="5F981481"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76013741" w14:textId="77777777" w:rsidTr="00772A3E">
        <w:tc>
          <w:tcPr>
            <w:tcW w:w="1701" w:type="dxa"/>
            <w:vAlign w:val="center"/>
          </w:tcPr>
          <w:p w14:paraId="7E8D4CE9"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1.2</w:t>
            </w:r>
          </w:p>
        </w:tc>
        <w:tc>
          <w:tcPr>
            <w:tcW w:w="1418" w:type="dxa"/>
          </w:tcPr>
          <w:p w14:paraId="0DCC8F51"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CLO1.2</w:t>
            </w:r>
          </w:p>
          <w:p w14:paraId="7BA2D5E3"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30F45FE6"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2A0FCCE7" w14:textId="77777777" w:rsidR="00E46FB7" w:rsidRPr="009718F0" w:rsidRDefault="00E46FB7" w:rsidP="00ED1B53">
            <w:pPr>
              <w:spacing w:before="0" w:after="0"/>
              <w:ind w:firstLine="0"/>
              <w:jc w:val="center"/>
              <w:rPr>
                <w:rFonts w:cs="Times New Roman"/>
                <w:sz w:val="24"/>
                <w:szCs w:val="24"/>
              </w:rPr>
            </w:pPr>
          </w:p>
        </w:tc>
        <w:tc>
          <w:tcPr>
            <w:tcW w:w="850" w:type="dxa"/>
          </w:tcPr>
          <w:p w14:paraId="3B34854C"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68EA841B"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1842" w:type="dxa"/>
          </w:tcPr>
          <w:p w14:paraId="07DAF54D"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27D26678" w14:textId="77777777" w:rsidTr="00772A3E">
        <w:tc>
          <w:tcPr>
            <w:tcW w:w="1701" w:type="dxa"/>
            <w:vAlign w:val="center"/>
          </w:tcPr>
          <w:p w14:paraId="27B19FDE" w14:textId="77777777" w:rsidR="00E46FB7" w:rsidRPr="009718F0" w:rsidRDefault="00E46FB7" w:rsidP="00ED1B53">
            <w:pPr>
              <w:spacing w:before="0" w:after="0"/>
              <w:ind w:firstLine="0"/>
              <w:rPr>
                <w:rFonts w:cs="Times New Roman"/>
                <w:sz w:val="24"/>
                <w:szCs w:val="24"/>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2</w:t>
            </w:r>
          </w:p>
        </w:tc>
        <w:tc>
          <w:tcPr>
            <w:tcW w:w="1418" w:type="dxa"/>
          </w:tcPr>
          <w:p w14:paraId="644EC6D0" w14:textId="77777777" w:rsidR="00E46FB7" w:rsidRPr="009718F0" w:rsidRDefault="00E46FB7" w:rsidP="00ED1B53">
            <w:pPr>
              <w:spacing w:before="0" w:after="0"/>
              <w:ind w:firstLine="0"/>
              <w:jc w:val="both"/>
              <w:rPr>
                <w:rFonts w:cs="Times New Roman"/>
                <w:sz w:val="24"/>
                <w:szCs w:val="24"/>
              </w:rPr>
            </w:pPr>
          </w:p>
        </w:tc>
        <w:tc>
          <w:tcPr>
            <w:tcW w:w="1134" w:type="dxa"/>
          </w:tcPr>
          <w:p w14:paraId="3D2DF81F" w14:textId="77777777" w:rsidR="00E46FB7" w:rsidRPr="009718F0" w:rsidRDefault="00E46FB7" w:rsidP="00ED1B53">
            <w:pPr>
              <w:spacing w:before="0" w:after="0"/>
              <w:ind w:firstLine="0"/>
              <w:jc w:val="center"/>
              <w:rPr>
                <w:rFonts w:cs="Times New Roman"/>
                <w:sz w:val="24"/>
                <w:szCs w:val="24"/>
              </w:rPr>
            </w:pPr>
          </w:p>
        </w:tc>
        <w:tc>
          <w:tcPr>
            <w:tcW w:w="709" w:type="dxa"/>
          </w:tcPr>
          <w:p w14:paraId="27949FF2" w14:textId="77777777" w:rsidR="00E46FB7" w:rsidRPr="009718F0" w:rsidRDefault="00E46FB7" w:rsidP="00ED1B53">
            <w:pPr>
              <w:spacing w:before="0" w:after="0"/>
              <w:ind w:firstLine="0"/>
              <w:jc w:val="center"/>
              <w:rPr>
                <w:rFonts w:cs="Times New Roman"/>
                <w:sz w:val="24"/>
                <w:szCs w:val="24"/>
              </w:rPr>
            </w:pPr>
          </w:p>
        </w:tc>
        <w:tc>
          <w:tcPr>
            <w:tcW w:w="850" w:type="dxa"/>
          </w:tcPr>
          <w:p w14:paraId="0BC8C2DC" w14:textId="77777777" w:rsidR="00E46FB7" w:rsidRPr="009718F0" w:rsidRDefault="00E46FB7" w:rsidP="00ED1B53">
            <w:pPr>
              <w:spacing w:before="0" w:after="0"/>
              <w:ind w:firstLine="0"/>
              <w:jc w:val="center"/>
              <w:rPr>
                <w:rFonts w:cs="Times New Roman"/>
                <w:sz w:val="24"/>
                <w:szCs w:val="24"/>
              </w:rPr>
            </w:pPr>
          </w:p>
        </w:tc>
        <w:tc>
          <w:tcPr>
            <w:tcW w:w="851" w:type="dxa"/>
          </w:tcPr>
          <w:p w14:paraId="2FE83163" w14:textId="77777777" w:rsidR="00E46FB7" w:rsidRPr="009718F0" w:rsidRDefault="00E46FB7" w:rsidP="00ED1B53">
            <w:pPr>
              <w:spacing w:before="0" w:after="0"/>
              <w:ind w:firstLine="0"/>
              <w:jc w:val="center"/>
              <w:rPr>
                <w:rFonts w:cs="Times New Roman"/>
                <w:sz w:val="24"/>
                <w:szCs w:val="24"/>
              </w:rPr>
            </w:pPr>
          </w:p>
        </w:tc>
        <w:tc>
          <w:tcPr>
            <w:tcW w:w="1842" w:type="dxa"/>
          </w:tcPr>
          <w:p w14:paraId="79BB7708" w14:textId="77777777" w:rsidR="00E46FB7" w:rsidRPr="009718F0" w:rsidRDefault="00E46FB7" w:rsidP="00ED1B53">
            <w:pPr>
              <w:spacing w:before="0" w:after="0"/>
              <w:ind w:firstLine="0"/>
              <w:jc w:val="center"/>
              <w:rPr>
                <w:rFonts w:cs="Times New Roman"/>
                <w:b/>
                <w:bCs/>
                <w:i/>
                <w:iCs/>
                <w:sz w:val="24"/>
                <w:szCs w:val="24"/>
              </w:rPr>
            </w:pPr>
            <w:r w:rsidRPr="009718F0">
              <w:rPr>
                <w:rFonts w:cs="Times New Roman"/>
                <w:b/>
                <w:bCs/>
                <w:i/>
                <w:iCs/>
                <w:sz w:val="24"/>
                <w:szCs w:val="24"/>
              </w:rPr>
              <w:t>2</w:t>
            </w:r>
          </w:p>
        </w:tc>
      </w:tr>
      <w:tr w:rsidR="00E46FB7" w:rsidRPr="009718F0" w14:paraId="6C3C25A7" w14:textId="77777777" w:rsidTr="00772A3E">
        <w:tc>
          <w:tcPr>
            <w:tcW w:w="1701" w:type="dxa"/>
            <w:vAlign w:val="center"/>
          </w:tcPr>
          <w:p w14:paraId="4DB1C71C"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 xml:space="preserve">Câu </w:t>
            </w:r>
            <w:r w:rsidRPr="009718F0">
              <w:rPr>
                <w:rFonts w:cs="Times New Roman"/>
                <w:sz w:val="24"/>
                <w:szCs w:val="24"/>
              </w:rPr>
              <w:t>2</w:t>
            </w:r>
            <w:r w:rsidRPr="009718F0">
              <w:rPr>
                <w:rFonts w:cs="Times New Roman"/>
                <w:sz w:val="24"/>
                <w:szCs w:val="24"/>
                <w:lang w:val="vi-VN"/>
              </w:rPr>
              <w:t>.1</w:t>
            </w:r>
          </w:p>
        </w:tc>
        <w:tc>
          <w:tcPr>
            <w:tcW w:w="1418" w:type="dxa"/>
          </w:tcPr>
          <w:p w14:paraId="38305BE2"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CLO1.1,</w:t>
            </w:r>
          </w:p>
          <w:p w14:paraId="3241B75B" w14:textId="77777777" w:rsidR="00E46FB7" w:rsidRPr="009718F0" w:rsidRDefault="00E46FB7" w:rsidP="00ED1B5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1E23F820"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64F2A3D6"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850" w:type="dxa"/>
          </w:tcPr>
          <w:p w14:paraId="4B843C22" w14:textId="77777777" w:rsidR="00E46FB7" w:rsidRPr="009718F0" w:rsidRDefault="00E46FB7" w:rsidP="00ED1B53">
            <w:pPr>
              <w:spacing w:before="0" w:after="0"/>
              <w:ind w:firstLine="0"/>
              <w:jc w:val="center"/>
              <w:rPr>
                <w:rFonts w:cs="Times New Roman"/>
                <w:sz w:val="24"/>
                <w:szCs w:val="24"/>
              </w:rPr>
            </w:pPr>
          </w:p>
        </w:tc>
        <w:tc>
          <w:tcPr>
            <w:tcW w:w="851" w:type="dxa"/>
          </w:tcPr>
          <w:p w14:paraId="2B03B3B4" w14:textId="77777777" w:rsidR="00E46FB7" w:rsidRPr="009718F0" w:rsidRDefault="00E46FB7" w:rsidP="00ED1B53">
            <w:pPr>
              <w:spacing w:before="0" w:after="0"/>
              <w:ind w:firstLine="0"/>
              <w:jc w:val="center"/>
              <w:rPr>
                <w:rFonts w:cs="Times New Roman"/>
                <w:sz w:val="24"/>
                <w:szCs w:val="24"/>
              </w:rPr>
            </w:pPr>
          </w:p>
        </w:tc>
        <w:tc>
          <w:tcPr>
            <w:tcW w:w="1842" w:type="dxa"/>
          </w:tcPr>
          <w:p w14:paraId="4811C194"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2B6CD4E8" w14:textId="77777777" w:rsidTr="00772A3E">
        <w:tc>
          <w:tcPr>
            <w:tcW w:w="1701" w:type="dxa"/>
            <w:vAlign w:val="center"/>
          </w:tcPr>
          <w:p w14:paraId="5A7D5E2B"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2.2</w:t>
            </w:r>
          </w:p>
        </w:tc>
        <w:tc>
          <w:tcPr>
            <w:tcW w:w="1418" w:type="dxa"/>
          </w:tcPr>
          <w:p w14:paraId="1692840C"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CLO1.2</w:t>
            </w:r>
          </w:p>
          <w:p w14:paraId="0DE06D78"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75D45567"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1</w:t>
            </w:r>
          </w:p>
        </w:tc>
        <w:tc>
          <w:tcPr>
            <w:tcW w:w="709" w:type="dxa"/>
          </w:tcPr>
          <w:p w14:paraId="6DDD5530" w14:textId="77777777" w:rsidR="00E46FB7" w:rsidRPr="009718F0" w:rsidRDefault="00E46FB7" w:rsidP="00ED1B53">
            <w:pPr>
              <w:spacing w:before="0" w:after="0"/>
              <w:ind w:firstLine="0"/>
              <w:jc w:val="center"/>
              <w:rPr>
                <w:rFonts w:cs="Times New Roman"/>
                <w:sz w:val="24"/>
                <w:szCs w:val="24"/>
              </w:rPr>
            </w:pPr>
          </w:p>
        </w:tc>
        <w:tc>
          <w:tcPr>
            <w:tcW w:w="850" w:type="dxa"/>
          </w:tcPr>
          <w:p w14:paraId="5F1A0D8B"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0586781F"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1842" w:type="dxa"/>
          </w:tcPr>
          <w:p w14:paraId="12BB02F3"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56D830A2" w14:textId="77777777" w:rsidTr="00772A3E">
        <w:tc>
          <w:tcPr>
            <w:tcW w:w="1701" w:type="dxa"/>
            <w:vAlign w:val="center"/>
          </w:tcPr>
          <w:p w14:paraId="09309DB4" w14:textId="77777777" w:rsidR="00E46FB7" w:rsidRPr="009718F0" w:rsidRDefault="00E46FB7" w:rsidP="00ED1B53">
            <w:pPr>
              <w:spacing w:before="0" w:after="0"/>
              <w:ind w:firstLine="0"/>
              <w:rPr>
                <w:rFonts w:cs="Times New Roman"/>
                <w:sz w:val="24"/>
                <w:szCs w:val="24"/>
                <w:lang w:val="vi-VN"/>
              </w:rPr>
            </w:pPr>
            <w:r w:rsidRPr="009718F0">
              <w:rPr>
                <w:rFonts w:cs="Times New Roman"/>
                <w:b/>
                <w:bCs/>
                <w:kern w:val="2"/>
                <w:sz w:val="24"/>
                <w:szCs w:val="24"/>
                <w:lang w:val="vi-VN"/>
                <w14:ligatures w14:val="standardContextual"/>
              </w:rPr>
              <w:t>Câu 3</w:t>
            </w:r>
          </w:p>
        </w:tc>
        <w:tc>
          <w:tcPr>
            <w:tcW w:w="1418" w:type="dxa"/>
          </w:tcPr>
          <w:p w14:paraId="291EB891" w14:textId="77777777" w:rsidR="00E46FB7" w:rsidRPr="009718F0" w:rsidRDefault="00E46FB7" w:rsidP="00ED1B53">
            <w:pPr>
              <w:spacing w:before="0" w:after="0"/>
              <w:ind w:firstLine="0"/>
              <w:jc w:val="both"/>
              <w:rPr>
                <w:rFonts w:cs="Times New Roman"/>
                <w:sz w:val="24"/>
                <w:szCs w:val="24"/>
              </w:rPr>
            </w:pPr>
          </w:p>
        </w:tc>
        <w:tc>
          <w:tcPr>
            <w:tcW w:w="1134" w:type="dxa"/>
          </w:tcPr>
          <w:p w14:paraId="1A9B52AB" w14:textId="77777777" w:rsidR="00E46FB7" w:rsidRPr="009718F0" w:rsidRDefault="00E46FB7" w:rsidP="00ED1B53">
            <w:pPr>
              <w:spacing w:before="0" w:after="0"/>
              <w:ind w:firstLine="0"/>
              <w:jc w:val="center"/>
              <w:rPr>
                <w:rFonts w:cs="Times New Roman"/>
                <w:sz w:val="24"/>
                <w:szCs w:val="24"/>
              </w:rPr>
            </w:pPr>
          </w:p>
        </w:tc>
        <w:tc>
          <w:tcPr>
            <w:tcW w:w="709" w:type="dxa"/>
          </w:tcPr>
          <w:p w14:paraId="53BF223E" w14:textId="77777777" w:rsidR="00E46FB7" w:rsidRPr="009718F0" w:rsidRDefault="00E46FB7" w:rsidP="00ED1B53">
            <w:pPr>
              <w:spacing w:before="0" w:after="0"/>
              <w:ind w:firstLine="0"/>
              <w:jc w:val="center"/>
              <w:rPr>
                <w:rFonts w:cs="Times New Roman"/>
                <w:sz w:val="24"/>
                <w:szCs w:val="24"/>
              </w:rPr>
            </w:pPr>
          </w:p>
        </w:tc>
        <w:tc>
          <w:tcPr>
            <w:tcW w:w="850" w:type="dxa"/>
          </w:tcPr>
          <w:p w14:paraId="6691803C" w14:textId="77777777" w:rsidR="00E46FB7" w:rsidRPr="009718F0" w:rsidRDefault="00E46FB7" w:rsidP="00ED1B53">
            <w:pPr>
              <w:spacing w:before="0" w:after="0"/>
              <w:ind w:firstLine="0"/>
              <w:jc w:val="center"/>
              <w:rPr>
                <w:rFonts w:cs="Times New Roman"/>
                <w:sz w:val="24"/>
                <w:szCs w:val="24"/>
              </w:rPr>
            </w:pPr>
          </w:p>
        </w:tc>
        <w:tc>
          <w:tcPr>
            <w:tcW w:w="851" w:type="dxa"/>
          </w:tcPr>
          <w:p w14:paraId="76F16439" w14:textId="77777777" w:rsidR="00E46FB7" w:rsidRPr="009718F0" w:rsidRDefault="00E46FB7" w:rsidP="00ED1B53">
            <w:pPr>
              <w:spacing w:before="0" w:after="0"/>
              <w:ind w:firstLine="0"/>
              <w:jc w:val="center"/>
              <w:rPr>
                <w:rFonts w:cs="Times New Roman"/>
                <w:sz w:val="24"/>
                <w:szCs w:val="24"/>
              </w:rPr>
            </w:pPr>
          </w:p>
        </w:tc>
        <w:tc>
          <w:tcPr>
            <w:tcW w:w="1842" w:type="dxa"/>
          </w:tcPr>
          <w:p w14:paraId="259EC429" w14:textId="77777777" w:rsidR="00E46FB7" w:rsidRPr="009718F0" w:rsidRDefault="00E46FB7" w:rsidP="00ED1B53">
            <w:pPr>
              <w:spacing w:before="0" w:after="0"/>
              <w:ind w:firstLine="0"/>
              <w:jc w:val="center"/>
              <w:rPr>
                <w:rFonts w:cs="Times New Roman"/>
                <w:b/>
                <w:bCs/>
                <w:i/>
                <w:iCs/>
                <w:sz w:val="24"/>
                <w:szCs w:val="24"/>
              </w:rPr>
            </w:pPr>
            <w:r w:rsidRPr="009718F0">
              <w:rPr>
                <w:rFonts w:cs="Times New Roman"/>
                <w:b/>
                <w:bCs/>
                <w:i/>
                <w:iCs/>
                <w:sz w:val="24"/>
                <w:szCs w:val="24"/>
              </w:rPr>
              <w:t>4</w:t>
            </w:r>
          </w:p>
        </w:tc>
      </w:tr>
      <w:tr w:rsidR="00E46FB7" w:rsidRPr="009718F0" w14:paraId="1ED85D3D" w14:textId="77777777" w:rsidTr="00772A3E">
        <w:tc>
          <w:tcPr>
            <w:tcW w:w="1701" w:type="dxa"/>
            <w:vAlign w:val="center"/>
          </w:tcPr>
          <w:p w14:paraId="3ECEAB97"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3.1</w:t>
            </w:r>
          </w:p>
        </w:tc>
        <w:tc>
          <w:tcPr>
            <w:tcW w:w="1418" w:type="dxa"/>
          </w:tcPr>
          <w:p w14:paraId="1999998C"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CLO1.1,</w:t>
            </w:r>
          </w:p>
          <w:p w14:paraId="34A45398" w14:textId="77777777" w:rsidR="00E46FB7" w:rsidRPr="009718F0" w:rsidRDefault="00E46FB7" w:rsidP="00ED1B5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1F27CFDA"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555DABAC"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850" w:type="dxa"/>
          </w:tcPr>
          <w:p w14:paraId="058FB849"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851" w:type="dxa"/>
          </w:tcPr>
          <w:p w14:paraId="759D70FA" w14:textId="77777777" w:rsidR="00E46FB7" w:rsidRPr="009718F0" w:rsidRDefault="00E46FB7" w:rsidP="00ED1B53">
            <w:pPr>
              <w:spacing w:before="0" w:after="0"/>
              <w:ind w:firstLine="0"/>
              <w:jc w:val="center"/>
              <w:rPr>
                <w:rFonts w:cs="Times New Roman"/>
                <w:sz w:val="24"/>
                <w:szCs w:val="24"/>
              </w:rPr>
            </w:pPr>
          </w:p>
        </w:tc>
        <w:tc>
          <w:tcPr>
            <w:tcW w:w="1842" w:type="dxa"/>
          </w:tcPr>
          <w:p w14:paraId="34042A52"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74B5D732" w14:textId="77777777" w:rsidTr="00772A3E">
        <w:tc>
          <w:tcPr>
            <w:tcW w:w="1701" w:type="dxa"/>
            <w:vAlign w:val="center"/>
          </w:tcPr>
          <w:p w14:paraId="6D7DB1A4"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3.2</w:t>
            </w:r>
          </w:p>
        </w:tc>
        <w:tc>
          <w:tcPr>
            <w:tcW w:w="1418" w:type="dxa"/>
          </w:tcPr>
          <w:p w14:paraId="0A14E189"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CLO1.2</w:t>
            </w:r>
          </w:p>
          <w:p w14:paraId="5E1CE91C"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1627B4AF"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1</w:t>
            </w:r>
          </w:p>
        </w:tc>
        <w:tc>
          <w:tcPr>
            <w:tcW w:w="709" w:type="dxa"/>
          </w:tcPr>
          <w:p w14:paraId="0C4B6B6E" w14:textId="77777777" w:rsidR="00E46FB7" w:rsidRPr="009718F0" w:rsidRDefault="00E46FB7" w:rsidP="00ED1B53">
            <w:pPr>
              <w:spacing w:before="0" w:after="0"/>
              <w:ind w:firstLine="0"/>
              <w:jc w:val="center"/>
              <w:rPr>
                <w:rFonts w:cs="Times New Roman"/>
                <w:sz w:val="24"/>
                <w:szCs w:val="24"/>
              </w:rPr>
            </w:pPr>
          </w:p>
        </w:tc>
        <w:tc>
          <w:tcPr>
            <w:tcW w:w="850" w:type="dxa"/>
          </w:tcPr>
          <w:p w14:paraId="446503DF"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72526297" w14:textId="77777777" w:rsidR="00E46FB7" w:rsidRPr="009718F0" w:rsidRDefault="00E46FB7" w:rsidP="00ED1B53">
            <w:pPr>
              <w:spacing w:before="0" w:after="0"/>
              <w:ind w:firstLine="0"/>
              <w:jc w:val="center"/>
              <w:rPr>
                <w:rFonts w:cs="Times New Roman"/>
                <w:sz w:val="24"/>
                <w:szCs w:val="24"/>
              </w:rPr>
            </w:pPr>
          </w:p>
        </w:tc>
        <w:tc>
          <w:tcPr>
            <w:tcW w:w="1842" w:type="dxa"/>
          </w:tcPr>
          <w:p w14:paraId="5D9D403A"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7A648726" w14:textId="77777777" w:rsidTr="00772A3E">
        <w:tc>
          <w:tcPr>
            <w:tcW w:w="1701" w:type="dxa"/>
            <w:vAlign w:val="center"/>
          </w:tcPr>
          <w:p w14:paraId="7F0D891A" w14:textId="77777777" w:rsidR="00E46FB7" w:rsidRPr="009718F0" w:rsidRDefault="00E46FB7" w:rsidP="00ED1B53">
            <w:pPr>
              <w:spacing w:before="0" w:after="0"/>
              <w:ind w:firstLine="0"/>
              <w:rPr>
                <w:rFonts w:cs="Times New Roman"/>
                <w:sz w:val="24"/>
                <w:szCs w:val="24"/>
              </w:rPr>
            </w:pPr>
            <w:r w:rsidRPr="009718F0">
              <w:rPr>
                <w:rFonts w:cs="Times New Roman"/>
                <w:sz w:val="24"/>
                <w:szCs w:val="24"/>
                <w:lang w:val="vi-VN"/>
              </w:rPr>
              <w:t xml:space="preserve">Câu </w:t>
            </w:r>
            <w:r w:rsidRPr="009718F0">
              <w:rPr>
                <w:rFonts w:cs="Times New Roman"/>
                <w:sz w:val="24"/>
                <w:szCs w:val="24"/>
              </w:rPr>
              <w:t>3.3</w:t>
            </w:r>
          </w:p>
        </w:tc>
        <w:tc>
          <w:tcPr>
            <w:tcW w:w="1418" w:type="dxa"/>
          </w:tcPr>
          <w:p w14:paraId="4551B909"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CLO1.1,</w:t>
            </w:r>
          </w:p>
          <w:p w14:paraId="6B345B38" w14:textId="77777777" w:rsidR="00E46FB7" w:rsidRPr="009718F0" w:rsidRDefault="00E46FB7" w:rsidP="00ED1B5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529C6216"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546BD1D0" w14:textId="77777777" w:rsidR="00E46FB7" w:rsidRPr="009718F0" w:rsidRDefault="00E46FB7" w:rsidP="00ED1B53">
            <w:pPr>
              <w:spacing w:before="0" w:after="0"/>
              <w:ind w:firstLine="0"/>
              <w:jc w:val="center"/>
              <w:rPr>
                <w:rFonts w:cs="Times New Roman"/>
                <w:sz w:val="24"/>
                <w:szCs w:val="24"/>
                <w:lang w:val="vi-VN"/>
              </w:rPr>
            </w:pPr>
          </w:p>
        </w:tc>
        <w:tc>
          <w:tcPr>
            <w:tcW w:w="850" w:type="dxa"/>
          </w:tcPr>
          <w:p w14:paraId="475D0103"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851" w:type="dxa"/>
          </w:tcPr>
          <w:p w14:paraId="55FCB1DF" w14:textId="77777777" w:rsidR="00E46FB7" w:rsidRPr="009718F0" w:rsidRDefault="00E46FB7" w:rsidP="00ED1B53">
            <w:pPr>
              <w:spacing w:before="0" w:after="0"/>
              <w:ind w:firstLine="0"/>
              <w:jc w:val="center"/>
              <w:rPr>
                <w:rFonts w:cs="Times New Roman"/>
                <w:sz w:val="24"/>
                <w:szCs w:val="24"/>
              </w:rPr>
            </w:pPr>
          </w:p>
        </w:tc>
        <w:tc>
          <w:tcPr>
            <w:tcW w:w="1842" w:type="dxa"/>
          </w:tcPr>
          <w:p w14:paraId="5A40936C"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4D39F4E6" w14:textId="77777777" w:rsidTr="00772A3E">
        <w:tc>
          <w:tcPr>
            <w:tcW w:w="1701" w:type="dxa"/>
            <w:vAlign w:val="center"/>
          </w:tcPr>
          <w:p w14:paraId="7DA1B2BD"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3,4</w:t>
            </w:r>
          </w:p>
        </w:tc>
        <w:tc>
          <w:tcPr>
            <w:tcW w:w="1418" w:type="dxa"/>
          </w:tcPr>
          <w:p w14:paraId="3F52F944"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CLO1.2</w:t>
            </w:r>
          </w:p>
          <w:p w14:paraId="6D31823D"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1F5E4484"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1</w:t>
            </w:r>
          </w:p>
        </w:tc>
        <w:tc>
          <w:tcPr>
            <w:tcW w:w="709" w:type="dxa"/>
          </w:tcPr>
          <w:p w14:paraId="7E773439" w14:textId="77777777" w:rsidR="00E46FB7" w:rsidRPr="009718F0" w:rsidRDefault="00E46FB7" w:rsidP="00ED1B53">
            <w:pPr>
              <w:spacing w:before="0" w:after="0"/>
              <w:ind w:firstLine="0"/>
              <w:jc w:val="center"/>
              <w:rPr>
                <w:rFonts w:cs="Times New Roman"/>
                <w:sz w:val="24"/>
                <w:szCs w:val="24"/>
              </w:rPr>
            </w:pPr>
          </w:p>
        </w:tc>
        <w:tc>
          <w:tcPr>
            <w:tcW w:w="850" w:type="dxa"/>
          </w:tcPr>
          <w:p w14:paraId="3E1B585B"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3A197965"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1842" w:type="dxa"/>
          </w:tcPr>
          <w:p w14:paraId="7E52E577"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2F53EFD6" w14:textId="77777777" w:rsidTr="00772A3E">
        <w:tc>
          <w:tcPr>
            <w:tcW w:w="1701" w:type="dxa"/>
            <w:vAlign w:val="center"/>
          </w:tcPr>
          <w:p w14:paraId="43750055" w14:textId="77777777" w:rsidR="00E46FB7" w:rsidRPr="009718F0" w:rsidRDefault="00E46FB7" w:rsidP="00ED1B53">
            <w:pPr>
              <w:spacing w:before="0" w:after="0"/>
              <w:ind w:firstLine="0"/>
              <w:rPr>
                <w:rFonts w:cs="Times New Roman"/>
                <w:sz w:val="24"/>
                <w:szCs w:val="24"/>
                <w:lang w:val="vi-VN"/>
              </w:rPr>
            </w:pPr>
            <w:r w:rsidRPr="009718F0">
              <w:rPr>
                <w:rFonts w:cs="Times New Roman"/>
                <w:b/>
                <w:bCs/>
                <w:kern w:val="2"/>
                <w:sz w:val="24"/>
                <w:szCs w:val="24"/>
                <w:lang w:val="vi-VN"/>
                <w14:ligatures w14:val="standardContextual"/>
              </w:rPr>
              <w:t>Câu 4</w:t>
            </w:r>
          </w:p>
        </w:tc>
        <w:tc>
          <w:tcPr>
            <w:tcW w:w="1418" w:type="dxa"/>
          </w:tcPr>
          <w:p w14:paraId="7A9AA27A" w14:textId="77777777" w:rsidR="00E46FB7" w:rsidRPr="009718F0" w:rsidRDefault="00E46FB7" w:rsidP="00ED1B53">
            <w:pPr>
              <w:spacing w:before="0" w:after="0"/>
              <w:ind w:firstLine="0"/>
              <w:jc w:val="both"/>
              <w:rPr>
                <w:rFonts w:cs="Times New Roman"/>
                <w:sz w:val="24"/>
                <w:szCs w:val="24"/>
              </w:rPr>
            </w:pPr>
          </w:p>
        </w:tc>
        <w:tc>
          <w:tcPr>
            <w:tcW w:w="1134" w:type="dxa"/>
          </w:tcPr>
          <w:p w14:paraId="19582E37" w14:textId="77777777" w:rsidR="00E46FB7" w:rsidRPr="009718F0" w:rsidRDefault="00E46FB7" w:rsidP="00ED1B53">
            <w:pPr>
              <w:spacing w:before="0" w:after="0"/>
              <w:ind w:firstLine="0"/>
              <w:jc w:val="center"/>
              <w:rPr>
                <w:rFonts w:cs="Times New Roman"/>
                <w:sz w:val="24"/>
                <w:szCs w:val="24"/>
              </w:rPr>
            </w:pPr>
          </w:p>
        </w:tc>
        <w:tc>
          <w:tcPr>
            <w:tcW w:w="709" w:type="dxa"/>
          </w:tcPr>
          <w:p w14:paraId="66F1AC40" w14:textId="77777777" w:rsidR="00E46FB7" w:rsidRPr="009718F0" w:rsidRDefault="00E46FB7" w:rsidP="00ED1B53">
            <w:pPr>
              <w:spacing w:before="0" w:after="0"/>
              <w:ind w:firstLine="0"/>
              <w:jc w:val="center"/>
              <w:rPr>
                <w:rFonts w:cs="Times New Roman"/>
                <w:sz w:val="24"/>
                <w:szCs w:val="24"/>
              </w:rPr>
            </w:pPr>
          </w:p>
        </w:tc>
        <w:tc>
          <w:tcPr>
            <w:tcW w:w="850" w:type="dxa"/>
          </w:tcPr>
          <w:p w14:paraId="6069FCE6" w14:textId="77777777" w:rsidR="00E46FB7" w:rsidRPr="009718F0" w:rsidRDefault="00E46FB7" w:rsidP="00ED1B53">
            <w:pPr>
              <w:spacing w:before="0" w:after="0"/>
              <w:ind w:firstLine="0"/>
              <w:jc w:val="center"/>
              <w:rPr>
                <w:rFonts w:cs="Times New Roman"/>
                <w:sz w:val="24"/>
                <w:szCs w:val="24"/>
              </w:rPr>
            </w:pPr>
          </w:p>
        </w:tc>
        <w:tc>
          <w:tcPr>
            <w:tcW w:w="851" w:type="dxa"/>
          </w:tcPr>
          <w:p w14:paraId="5D17E1BD" w14:textId="77777777" w:rsidR="00E46FB7" w:rsidRPr="009718F0" w:rsidRDefault="00E46FB7" w:rsidP="00ED1B53">
            <w:pPr>
              <w:spacing w:before="0" w:after="0"/>
              <w:ind w:firstLine="0"/>
              <w:jc w:val="center"/>
              <w:rPr>
                <w:rFonts w:cs="Times New Roman"/>
                <w:sz w:val="24"/>
                <w:szCs w:val="24"/>
              </w:rPr>
            </w:pPr>
          </w:p>
        </w:tc>
        <w:tc>
          <w:tcPr>
            <w:tcW w:w="1842" w:type="dxa"/>
          </w:tcPr>
          <w:p w14:paraId="783BF5DC" w14:textId="77777777" w:rsidR="00E46FB7" w:rsidRPr="009718F0" w:rsidRDefault="00E46FB7" w:rsidP="00ED1B53">
            <w:pPr>
              <w:spacing w:before="0" w:after="0"/>
              <w:ind w:firstLine="0"/>
              <w:jc w:val="center"/>
              <w:rPr>
                <w:rFonts w:cs="Times New Roman"/>
                <w:b/>
                <w:bCs/>
                <w:i/>
                <w:iCs/>
                <w:sz w:val="24"/>
                <w:szCs w:val="24"/>
              </w:rPr>
            </w:pPr>
            <w:r w:rsidRPr="009718F0">
              <w:rPr>
                <w:rFonts w:cs="Times New Roman"/>
                <w:b/>
                <w:bCs/>
                <w:i/>
                <w:iCs/>
                <w:sz w:val="24"/>
                <w:szCs w:val="24"/>
              </w:rPr>
              <w:t>5</w:t>
            </w:r>
          </w:p>
        </w:tc>
      </w:tr>
      <w:tr w:rsidR="00E46FB7" w:rsidRPr="009718F0" w14:paraId="0C4FD427" w14:textId="77777777" w:rsidTr="00772A3E">
        <w:tc>
          <w:tcPr>
            <w:tcW w:w="1701" w:type="dxa"/>
            <w:vAlign w:val="center"/>
          </w:tcPr>
          <w:p w14:paraId="4224A269"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4.1</w:t>
            </w:r>
          </w:p>
        </w:tc>
        <w:tc>
          <w:tcPr>
            <w:tcW w:w="1418" w:type="dxa"/>
          </w:tcPr>
          <w:p w14:paraId="12775C6E"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CLO1.1,</w:t>
            </w:r>
          </w:p>
          <w:p w14:paraId="0821A9FA" w14:textId="77777777" w:rsidR="00E46FB7" w:rsidRPr="009718F0" w:rsidRDefault="00E46FB7" w:rsidP="00ED1B5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0E829046"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41E5869A"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850" w:type="dxa"/>
          </w:tcPr>
          <w:p w14:paraId="1D698C20" w14:textId="77777777" w:rsidR="00E46FB7" w:rsidRPr="009718F0" w:rsidRDefault="00E46FB7" w:rsidP="00ED1B53">
            <w:pPr>
              <w:spacing w:before="0" w:after="0"/>
              <w:ind w:firstLine="0"/>
              <w:jc w:val="center"/>
              <w:rPr>
                <w:rFonts w:cs="Times New Roman"/>
                <w:sz w:val="24"/>
                <w:szCs w:val="24"/>
              </w:rPr>
            </w:pPr>
          </w:p>
        </w:tc>
        <w:tc>
          <w:tcPr>
            <w:tcW w:w="851" w:type="dxa"/>
          </w:tcPr>
          <w:p w14:paraId="75317AB8" w14:textId="77777777" w:rsidR="00E46FB7" w:rsidRPr="009718F0" w:rsidRDefault="00E46FB7" w:rsidP="00ED1B53">
            <w:pPr>
              <w:spacing w:before="0" w:after="0"/>
              <w:ind w:firstLine="0"/>
              <w:jc w:val="center"/>
              <w:rPr>
                <w:rFonts w:cs="Times New Roman"/>
                <w:sz w:val="24"/>
                <w:szCs w:val="24"/>
              </w:rPr>
            </w:pPr>
          </w:p>
        </w:tc>
        <w:tc>
          <w:tcPr>
            <w:tcW w:w="1842" w:type="dxa"/>
          </w:tcPr>
          <w:p w14:paraId="063DCF8C"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171BB26E" w14:textId="77777777" w:rsidTr="00772A3E">
        <w:tc>
          <w:tcPr>
            <w:tcW w:w="1701" w:type="dxa"/>
            <w:vAlign w:val="center"/>
          </w:tcPr>
          <w:p w14:paraId="6D8A88AC"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4.2</w:t>
            </w:r>
          </w:p>
        </w:tc>
        <w:tc>
          <w:tcPr>
            <w:tcW w:w="1418" w:type="dxa"/>
          </w:tcPr>
          <w:p w14:paraId="76AA2AA3"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CLO1.2</w:t>
            </w:r>
          </w:p>
          <w:p w14:paraId="7932AEAA"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2863AEEA"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0.5</w:t>
            </w:r>
          </w:p>
        </w:tc>
        <w:tc>
          <w:tcPr>
            <w:tcW w:w="709" w:type="dxa"/>
          </w:tcPr>
          <w:p w14:paraId="133A03ED" w14:textId="77777777" w:rsidR="00E46FB7" w:rsidRPr="009718F0" w:rsidRDefault="00E46FB7" w:rsidP="00ED1B53">
            <w:pPr>
              <w:spacing w:before="0" w:after="0"/>
              <w:ind w:firstLine="0"/>
              <w:jc w:val="center"/>
              <w:rPr>
                <w:rFonts w:cs="Times New Roman"/>
                <w:sz w:val="24"/>
                <w:szCs w:val="24"/>
              </w:rPr>
            </w:pPr>
          </w:p>
        </w:tc>
        <w:tc>
          <w:tcPr>
            <w:tcW w:w="850" w:type="dxa"/>
          </w:tcPr>
          <w:p w14:paraId="33B5686D"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5173E275" w14:textId="77777777" w:rsidR="00E46FB7" w:rsidRPr="009718F0" w:rsidRDefault="00E46FB7" w:rsidP="00ED1B53">
            <w:pPr>
              <w:spacing w:before="0" w:after="0"/>
              <w:ind w:firstLine="0"/>
              <w:jc w:val="center"/>
              <w:rPr>
                <w:rFonts w:cs="Times New Roman"/>
                <w:sz w:val="24"/>
                <w:szCs w:val="24"/>
              </w:rPr>
            </w:pPr>
          </w:p>
        </w:tc>
        <w:tc>
          <w:tcPr>
            <w:tcW w:w="1842" w:type="dxa"/>
          </w:tcPr>
          <w:p w14:paraId="65C37992"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3AB2B572" w14:textId="77777777" w:rsidTr="00772A3E">
        <w:tc>
          <w:tcPr>
            <w:tcW w:w="1701" w:type="dxa"/>
            <w:vAlign w:val="center"/>
          </w:tcPr>
          <w:p w14:paraId="1C98D804" w14:textId="77777777" w:rsidR="00E46FB7" w:rsidRPr="009718F0" w:rsidRDefault="00E46FB7" w:rsidP="00ED1B53">
            <w:pPr>
              <w:spacing w:before="0" w:after="0"/>
              <w:ind w:firstLine="0"/>
              <w:rPr>
                <w:rFonts w:cs="Times New Roman"/>
                <w:sz w:val="24"/>
                <w:szCs w:val="24"/>
              </w:rPr>
            </w:pPr>
            <w:r w:rsidRPr="009718F0">
              <w:rPr>
                <w:rFonts w:cs="Times New Roman"/>
                <w:sz w:val="24"/>
                <w:szCs w:val="24"/>
                <w:lang w:val="vi-VN"/>
              </w:rPr>
              <w:t xml:space="preserve">Câu </w:t>
            </w:r>
            <w:r w:rsidRPr="009718F0">
              <w:rPr>
                <w:rFonts w:cs="Times New Roman"/>
                <w:sz w:val="24"/>
                <w:szCs w:val="24"/>
              </w:rPr>
              <w:t>4.3</w:t>
            </w:r>
          </w:p>
        </w:tc>
        <w:tc>
          <w:tcPr>
            <w:tcW w:w="1418" w:type="dxa"/>
          </w:tcPr>
          <w:p w14:paraId="2EA3D1D1"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CLO1.1,</w:t>
            </w:r>
          </w:p>
          <w:p w14:paraId="5DB519E3" w14:textId="77777777" w:rsidR="00E46FB7" w:rsidRPr="009718F0" w:rsidRDefault="00E46FB7" w:rsidP="00ED1B5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07AF06F0"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60A9E71F" w14:textId="77777777" w:rsidR="00E46FB7" w:rsidRPr="009718F0" w:rsidRDefault="00E46FB7" w:rsidP="00ED1B53">
            <w:pPr>
              <w:spacing w:before="0" w:after="0"/>
              <w:ind w:firstLine="0"/>
              <w:jc w:val="center"/>
              <w:rPr>
                <w:rFonts w:cs="Times New Roman"/>
                <w:sz w:val="24"/>
                <w:szCs w:val="24"/>
              </w:rPr>
            </w:pPr>
          </w:p>
        </w:tc>
        <w:tc>
          <w:tcPr>
            <w:tcW w:w="850" w:type="dxa"/>
          </w:tcPr>
          <w:p w14:paraId="71148A78"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851" w:type="dxa"/>
          </w:tcPr>
          <w:p w14:paraId="3C110140" w14:textId="77777777" w:rsidR="00E46FB7" w:rsidRPr="009718F0" w:rsidRDefault="00E46FB7" w:rsidP="00ED1B53">
            <w:pPr>
              <w:spacing w:before="0" w:after="0"/>
              <w:ind w:firstLine="0"/>
              <w:jc w:val="center"/>
              <w:rPr>
                <w:rFonts w:cs="Times New Roman"/>
                <w:sz w:val="24"/>
                <w:szCs w:val="24"/>
              </w:rPr>
            </w:pPr>
          </w:p>
        </w:tc>
        <w:tc>
          <w:tcPr>
            <w:tcW w:w="1842" w:type="dxa"/>
          </w:tcPr>
          <w:p w14:paraId="7369BE34"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691480C7" w14:textId="77777777" w:rsidTr="00772A3E">
        <w:tc>
          <w:tcPr>
            <w:tcW w:w="1701" w:type="dxa"/>
            <w:vAlign w:val="center"/>
          </w:tcPr>
          <w:p w14:paraId="74E7A742"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4,4</w:t>
            </w:r>
          </w:p>
        </w:tc>
        <w:tc>
          <w:tcPr>
            <w:tcW w:w="1418" w:type="dxa"/>
          </w:tcPr>
          <w:p w14:paraId="76088ECD"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CLO1.2</w:t>
            </w:r>
          </w:p>
          <w:p w14:paraId="415B4A2E" w14:textId="77777777" w:rsidR="00E46FB7" w:rsidRPr="009718F0" w:rsidRDefault="00E46FB7" w:rsidP="00ED1B5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66399C5A"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0.5</w:t>
            </w:r>
          </w:p>
        </w:tc>
        <w:tc>
          <w:tcPr>
            <w:tcW w:w="709" w:type="dxa"/>
          </w:tcPr>
          <w:p w14:paraId="4B301A23" w14:textId="77777777" w:rsidR="00E46FB7" w:rsidRPr="009718F0" w:rsidRDefault="00E46FB7" w:rsidP="00ED1B53">
            <w:pPr>
              <w:spacing w:before="0" w:after="0"/>
              <w:ind w:firstLine="0"/>
              <w:jc w:val="center"/>
              <w:rPr>
                <w:rFonts w:cs="Times New Roman"/>
                <w:sz w:val="24"/>
                <w:szCs w:val="24"/>
              </w:rPr>
            </w:pPr>
          </w:p>
        </w:tc>
        <w:tc>
          <w:tcPr>
            <w:tcW w:w="850" w:type="dxa"/>
          </w:tcPr>
          <w:p w14:paraId="0F678AB5"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1240FB01"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1842" w:type="dxa"/>
          </w:tcPr>
          <w:p w14:paraId="61EA0025"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1B297DE1" w14:textId="77777777" w:rsidTr="00772A3E">
        <w:tc>
          <w:tcPr>
            <w:tcW w:w="1701" w:type="dxa"/>
            <w:vAlign w:val="center"/>
          </w:tcPr>
          <w:p w14:paraId="529D3D5D" w14:textId="77777777" w:rsidR="00E46FB7" w:rsidRPr="009718F0" w:rsidRDefault="00E46FB7" w:rsidP="00ED1B53">
            <w:pPr>
              <w:spacing w:before="0" w:after="0"/>
              <w:ind w:firstLine="0"/>
              <w:rPr>
                <w:rFonts w:cs="Times New Roman"/>
                <w:b/>
                <w:bCs/>
                <w:kern w:val="2"/>
                <w:sz w:val="24"/>
                <w:szCs w:val="24"/>
                <w:lang w:val="vi-VN"/>
                <w14:ligatures w14:val="standardContextual"/>
              </w:rPr>
            </w:pPr>
            <w:r w:rsidRPr="009718F0">
              <w:rPr>
                <w:rFonts w:cs="Times New Roman"/>
                <w:sz w:val="24"/>
                <w:szCs w:val="24"/>
                <w:lang w:val="vi-VN"/>
              </w:rPr>
              <w:t>Câu 4,5</w:t>
            </w:r>
          </w:p>
        </w:tc>
        <w:tc>
          <w:tcPr>
            <w:tcW w:w="1418" w:type="dxa"/>
          </w:tcPr>
          <w:p w14:paraId="75480847" w14:textId="77777777" w:rsidR="00E46FB7" w:rsidRPr="009718F0" w:rsidRDefault="00E46FB7" w:rsidP="00ED1B53">
            <w:pPr>
              <w:spacing w:before="0" w:after="0"/>
              <w:ind w:firstLine="0"/>
              <w:jc w:val="both"/>
              <w:rPr>
                <w:rFonts w:cs="Times New Roman"/>
                <w:sz w:val="24"/>
                <w:szCs w:val="24"/>
                <w:lang w:val="vi-VN"/>
              </w:rPr>
            </w:pPr>
          </w:p>
        </w:tc>
        <w:tc>
          <w:tcPr>
            <w:tcW w:w="1134" w:type="dxa"/>
          </w:tcPr>
          <w:p w14:paraId="6772706B"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709" w:type="dxa"/>
          </w:tcPr>
          <w:p w14:paraId="2C4FB6FA" w14:textId="77777777" w:rsidR="00E46FB7" w:rsidRPr="009718F0" w:rsidRDefault="00E46FB7" w:rsidP="00ED1B53">
            <w:pPr>
              <w:spacing w:before="0" w:after="0"/>
              <w:ind w:firstLine="0"/>
              <w:jc w:val="center"/>
              <w:rPr>
                <w:rFonts w:cs="Times New Roman"/>
                <w:sz w:val="24"/>
                <w:szCs w:val="24"/>
              </w:rPr>
            </w:pPr>
          </w:p>
        </w:tc>
        <w:tc>
          <w:tcPr>
            <w:tcW w:w="850" w:type="dxa"/>
          </w:tcPr>
          <w:p w14:paraId="092B6333"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851" w:type="dxa"/>
          </w:tcPr>
          <w:p w14:paraId="60894EDA"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0EA2EB4C" w14:textId="77777777" w:rsidR="00E46FB7" w:rsidRPr="009718F0" w:rsidRDefault="00E46FB7" w:rsidP="00ED1B53">
            <w:pPr>
              <w:spacing w:before="0" w:after="0"/>
              <w:ind w:firstLine="0"/>
              <w:jc w:val="center"/>
              <w:rPr>
                <w:rFonts w:cs="Times New Roman"/>
                <w:b/>
                <w:bCs/>
                <w:i/>
                <w:iCs/>
                <w:kern w:val="2"/>
                <w:sz w:val="24"/>
                <w:szCs w:val="24"/>
                <w:lang w:val="vi-VN"/>
                <w14:ligatures w14:val="standardContextual"/>
              </w:rPr>
            </w:pPr>
          </w:p>
        </w:tc>
      </w:tr>
      <w:tr w:rsidR="00E46FB7" w:rsidRPr="009718F0" w14:paraId="1F704371" w14:textId="77777777" w:rsidTr="00772A3E">
        <w:tc>
          <w:tcPr>
            <w:tcW w:w="1701" w:type="dxa"/>
            <w:vAlign w:val="center"/>
          </w:tcPr>
          <w:p w14:paraId="21CEEE37"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Tổng số câu hỏi thành phần</w:t>
            </w:r>
          </w:p>
        </w:tc>
        <w:tc>
          <w:tcPr>
            <w:tcW w:w="1418" w:type="dxa"/>
          </w:tcPr>
          <w:p w14:paraId="1A9586C7" w14:textId="77777777" w:rsidR="00E46FB7" w:rsidRPr="009718F0" w:rsidRDefault="00E46FB7" w:rsidP="00ED1B53">
            <w:pPr>
              <w:spacing w:before="0" w:after="0"/>
              <w:ind w:firstLine="0"/>
              <w:jc w:val="both"/>
              <w:rPr>
                <w:rFonts w:cs="Times New Roman"/>
                <w:b/>
                <w:bCs/>
                <w:sz w:val="24"/>
                <w:szCs w:val="24"/>
                <w:lang w:val="vi-VN"/>
              </w:rPr>
            </w:pPr>
          </w:p>
        </w:tc>
        <w:tc>
          <w:tcPr>
            <w:tcW w:w="1134" w:type="dxa"/>
          </w:tcPr>
          <w:p w14:paraId="75604F1D"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20</w:t>
            </w:r>
          </w:p>
        </w:tc>
        <w:tc>
          <w:tcPr>
            <w:tcW w:w="709" w:type="dxa"/>
          </w:tcPr>
          <w:p w14:paraId="0AC80F0A"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4</w:t>
            </w:r>
          </w:p>
        </w:tc>
        <w:tc>
          <w:tcPr>
            <w:tcW w:w="850" w:type="dxa"/>
          </w:tcPr>
          <w:p w14:paraId="37F59DB8"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10</w:t>
            </w:r>
          </w:p>
        </w:tc>
        <w:tc>
          <w:tcPr>
            <w:tcW w:w="851" w:type="dxa"/>
          </w:tcPr>
          <w:p w14:paraId="64B06054"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6</w:t>
            </w:r>
          </w:p>
        </w:tc>
        <w:tc>
          <w:tcPr>
            <w:tcW w:w="1842" w:type="dxa"/>
          </w:tcPr>
          <w:p w14:paraId="5D6C511A" w14:textId="77777777" w:rsidR="00E46FB7" w:rsidRPr="009718F0" w:rsidRDefault="00E46FB7" w:rsidP="00ED1B53">
            <w:pPr>
              <w:spacing w:before="0" w:after="0"/>
              <w:ind w:firstLine="0"/>
              <w:jc w:val="center"/>
              <w:rPr>
                <w:rFonts w:cs="Times New Roman"/>
                <w:b/>
                <w:bCs/>
                <w:i/>
                <w:iCs/>
                <w:sz w:val="24"/>
                <w:szCs w:val="24"/>
                <w:lang w:val="vi-VN"/>
              </w:rPr>
            </w:pPr>
            <w:r w:rsidRPr="009718F0">
              <w:rPr>
                <w:rFonts w:cs="Times New Roman"/>
                <w:b/>
                <w:bCs/>
                <w:i/>
                <w:iCs/>
                <w:sz w:val="24"/>
                <w:szCs w:val="24"/>
                <w:lang w:val="vi-VN"/>
              </w:rPr>
              <w:t>20</w:t>
            </w:r>
          </w:p>
        </w:tc>
      </w:tr>
      <w:tr w:rsidR="00E46FB7" w:rsidRPr="009718F0" w14:paraId="6BBCFFC0" w14:textId="77777777" w:rsidTr="00772A3E">
        <w:tc>
          <w:tcPr>
            <w:tcW w:w="1701" w:type="dxa"/>
            <w:vAlign w:val="center"/>
          </w:tcPr>
          <w:p w14:paraId="30D7F63B" w14:textId="77777777" w:rsidR="00E46FB7" w:rsidRPr="009718F0" w:rsidRDefault="00E46FB7" w:rsidP="00ED1B53">
            <w:pPr>
              <w:spacing w:before="0" w:after="0"/>
              <w:ind w:firstLine="0"/>
              <w:rPr>
                <w:rFonts w:cs="Times New Roman"/>
                <w:b/>
                <w:bCs/>
                <w:i/>
                <w:iCs/>
                <w:sz w:val="24"/>
                <w:szCs w:val="24"/>
              </w:rPr>
            </w:pPr>
            <w:r w:rsidRPr="009718F0">
              <w:rPr>
                <w:rFonts w:cs="Times New Roman"/>
                <w:b/>
                <w:bCs/>
                <w:i/>
                <w:iCs/>
                <w:sz w:val="24"/>
                <w:szCs w:val="24"/>
              </w:rPr>
              <w:lastRenderedPageBreak/>
              <w:t>Tổng số điểm</w:t>
            </w:r>
          </w:p>
        </w:tc>
        <w:tc>
          <w:tcPr>
            <w:tcW w:w="1418" w:type="dxa"/>
          </w:tcPr>
          <w:p w14:paraId="680E0767" w14:textId="77777777" w:rsidR="00E46FB7" w:rsidRPr="009718F0" w:rsidRDefault="00E46FB7" w:rsidP="00ED1B53">
            <w:pPr>
              <w:spacing w:before="0" w:after="0"/>
              <w:ind w:firstLine="0"/>
              <w:jc w:val="both"/>
              <w:rPr>
                <w:rFonts w:cs="Times New Roman"/>
                <w:b/>
                <w:bCs/>
                <w:i/>
                <w:iCs/>
                <w:sz w:val="24"/>
                <w:szCs w:val="24"/>
                <w:lang w:val="vi-VN"/>
              </w:rPr>
            </w:pPr>
          </w:p>
        </w:tc>
        <w:tc>
          <w:tcPr>
            <w:tcW w:w="1134" w:type="dxa"/>
          </w:tcPr>
          <w:p w14:paraId="7D3EEFAD" w14:textId="77777777" w:rsidR="00E46FB7" w:rsidRPr="009718F0" w:rsidRDefault="00E46FB7" w:rsidP="00ED1B53">
            <w:pPr>
              <w:spacing w:before="0" w:after="0"/>
              <w:ind w:firstLine="0"/>
              <w:jc w:val="center"/>
              <w:rPr>
                <w:rFonts w:cs="Times New Roman"/>
                <w:b/>
                <w:bCs/>
                <w:i/>
                <w:iCs/>
                <w:sz w:val="24"/>
                <w:szCs w:val="24"/>
                <w:lang w:val="vi-VN"/>
              </w:rPr>
            </w:pPr>
            <w:r w:rsidRPr="009718F0">
              <w:rPr>
                <w:rFonts w:cs="Times New Roman"/>
                <w:b/>
                <w:bCs/>
                <w:i/>
                <w:iCs/>
                <w:sz w:val="24"/>
                <w:szCs w:val="24"/>
                <w:lang w:val="vi-VN"/>
              </w:rPr>
              <w:t>10</w:t>
            </w:r>
          </w:p>
        </w:tc>
        <w:tc>
          <w:tcPr>
            <w:tcW w:w="709" w:type="dxa"/>
          </w:tcPr>
          <w:p w14:paraId="727DCA50" w14:textId="77777777" w:rsidR="00E46FB7" w:rsidRPr="009718F0" w:rsidRDefault="00E46FB7" w:rsidP="00ED1B53">
            <w:pPr>
              <w:spacing w:before="0" w:after="0"/>
              <w:ind w:firstLine="0"/>
              <w:rPr>
                <w:rFonts w:cs="Times New Roman"/>
                <w:b/>
                <w:bCs/>
                <w:i/>
                <w:iCs/>
                <w:sz w:val="24"/>
                <w:szCs w:val="24"/>
              </w:rPr>
            </w:pPr>
            <w:r w:rsidRPr="009718F0">
              <w:rPr>
                <w:rFonts w:cs="Times New Roman"/>
                <w:b/>
                <w:bCs/>
                <w:i/>
                <w:iCs/>
                <w:sz w:val="24"/>
                <w:szCs w:val="24"/>
              </w:rPr>
              <w:t>2</w:t>
            </w:r>
          </w:p>
        </w:tc>
        <w:tc>
          <w:tcPr>
            <w:tcW w:w="850" w:type="dxa"/>
          </w:tcPr>
          <w:p w14:paraId="5EC752AD" w14:textId="77777777" w:rsidR="00E46FB7" w:rsidRPr="009718F0" w:rsidRDefault="00E46FB7" w:rsidP="00ED1B53">
            <w:pPr>
              <w:spacing w:before="0" w:after="0"/>
              <w:ind w:firstLine="0"/>
              <w:jc w:val="center"/>
              <w:rPr>
                <w:rFonts w:cs="Times New Roman"/>
                <w:b/>
                <w:bCs/>
                <w:i/>
                <w:iCs/>
                <w:sz w:val="24"/>
                <w:szCs w:val="24"/>
              </w:rPr>
            </w:pPr>
            <w:r w:rsidRPr="009718F0">
              <w:rPr>
                <w:rFonts w:cs="Times New Roman"/>
                <w:b/>
                <w:bCs/>
                <w:i/>
                <w:iCs/>
                <w:sz w:val="24"/>
                <w:szCs w:val="24"/>
              </w:rPr>
              <w:t>5</w:t>
            </w:r>
          </w:p>
        </w:tc>
        <w:tc>
          <w:tcPr>
            <w:tcW w:w="851" w:type="dxa"/>
          </w:tcPr>
          <w:p w14:paraId="1FBB9B2E" w14:textId="77777777" w:rsidR="00E46FB7" w:rsidRPr="009718F0" w:rsidRDefault="00E46FB7" w:rsidP="00ED1B53">
            <w:pPr>
              <w:spacing w:before="0" w:after="0"/>
              <w:ind w:firstLine="0"/>
              <w:jc w:val="center"/>
              <w:rPr>
                <w:rFonts w:cs="Times New Roman"/>
                <w:b/>
                <w:bCs/>
                <w:i/>
                <w:iCs/>
                <w:sz w:val="24"/>
                <w:szCs w:val="24"/>
              </w:rPr>
            </w:pPr>
            <w:r w:rsidRPr="009718F0">
              <w:rPr>
                <w:rFonts w:cs="Times New Roman"/>
                <w:b/>
                <w:bCs/>
                <w:i/>
                <w:iCs/>
                <w:sz w:val="24"/>
                <w:szCs w:val="24"/>
              </w:rPr>
              <w:t>3</w:t>
            </w:r>
          </w:p>
        </w:tc>
        <w:tc>
          <w:tcPr>
            <w:tcW w:w="1842" w:type="dxa"/>
          </w:tcPr>
          <w:p w14:paraId="7B3CEF80" w14:textId="77777777" w:rsidR="00E46FB7" w:rsidRPr="009718F0" w:rsidRDefault="00E46FB7" w:rsidP="00ED1B53">
            <w:pPr>
              <w:spacing w:before="0" w:after="0"/>
              <w:ind w:firstLine="0"/>
              <w:jc w:val="center"/>
              <w:rPr>
                <w:rFonts w:cs="Times New Roman"/>
                <w:b/>
                <w:bCs/>
                <w:i/>
                <w:iCs/>
                <w:sz w:val="24"/>
                <w:szCs w:val="24"/>
                <w:lang w:val="vi-VN"/>
              </w:rPr>
            </w:pPr>
          </w:p>
        </w:tc>
      </w:tr>
      <w:tr w:rsidR="00E46FB7" w:rsidRPr="009718F0" w14:paraId="59A4ACD5" w14:textId="77777777" w:rsidTr="00772A3E">
        <w:tc>
          <w:tcPr>
            <w:tcW w:w="1701" w:type="dxa"/>
            <w:vAlign w:val="center"/>
          </w:tcPr>
          <w:p w14:paraId="4CAC6B80" w14:textId="77777777" w:rsidR="00E46FB7" w:rsidRPr="009718F0" w:rsidRDefault="00E46FB7" w:rsidP="00ED1B53">
            <w:pPr>
              <w:spacing w:before="0" w:after="0"/>
              <w:ind w:firstLine="0"/>
              <w:rPr>
                <w:rFonts w:cs="Times New Roman"/>
                <w:b/>
                <w:bCs/>
                <w:i/>
                <w:iCs/>
                <w:kern w:val="2"/>
                <w:sz w:val="24"/>
                <w:szCs w:val="24"/>
                <w:lang w:val="vi-VN"/>
                <w14:ligatures w14:val="standardContextual"/>
              </w:rPr>
            </w:pPr>
            <w:r w:rsidRPr="009718F0">
              <w:rPr>
                <w:rFonts w:cs="Times New Roman"/>
                <w:b/>
                <w:bCs/>
                <w:i/>
                <w:iCs/>
                <w:kern w:val="2"/>
                <w:sz w:val="24"/>
                <w:szCs w:val="24"/>
                <w14:ligatures w14:val="standardContextual"/>
              </w:rPr>
              <w:t xml:space="preserve">Tỷ </w:t>
            </w:r>
            <w:r w:rsidRPr="009718F0">
              <w:rPr>
                <w:rFonts w:cs="Times New Roman"/>
                <w:b/>
                <w:bCs/>
                <w:i/>
                <w:iCs/>
                <w:kern w:val="2"/>
                <w:sz w:val="24"/>
                <w:szCs w:val="24"/>
                <w:lang w:val="vi-VN"/>
                <w14:ligatures w14:val="standardContextual"/>
              </w:rPr>
              <w:t>trọng</w:t>
            </w:r>
          </w:p>
        </w:tc>
        <w:tc>
          <w:tcPr>
            <w:tcW w:w="1418" w:type="dxa"/>
          </w:tcPr>
          <w:p w14:paraId="0DA4E5FE" w14:textId="77777777" w:rsidR="00E46FB7" w:rsidRPr="009718F0" w:rsidRDefault="00E46FB7" w:rsidP="00ED1B53">
            <w:pPr>
              <w:spacing w:before="0" w:after="0"/>
              <w:ind w:firstLine="0"/>
              <w:jc w:val="both"/>
              <w:rPr>
                <w:rFonts w:cs="Times New Roman"/>
                <w:b/>
                <w:bCs/>
                <w:i/>
                <w:iCs/>
                <w:sz w:val="24"/>
                <w:szCs w:val="24"/>
                <w:lang w:val="vi-VN"/>
              </w:rPr>
            </w:pPr>
          </w:p>
        </w:tc>
        <w:tc>
          <w:tcPr>
            <w:tcW w:w="1134" w:type="dxa"/>
          </w:tcPr>
          <w:p w14:paraId="0A18089C" w14:textId="77777777" w:rsidR="00E46FB7" w:rsidRPr="009718F0" w:rsidRDefault="00E46FB7" w:rsidP="00ED1B5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lang w:val="vi-VN"/>
                <w14:ligatures w14:val="standardContextual"/>
              </w:rPr>
              <w:t>100</w:t>
            </w:r>
            <w:r w:rsidRPr="009718F0">
              <w:rPr>
                <w:rFonts w:cs="Times New Roman"/>
                <w:b/>
                <w:bCs/>
                <w:i/>
                <w:iCs/>
                <w:kern w:val="2"/>
                <w:sz w:val="24"/>
                <w:szCs w:val="24"/>
                <w14:ligatures w14:val="standardContextual"/>
              </w:rPr>
              <w:t>%</w:t>
            </w:r>
          </w:p>
        </w:tc>
        <w:tc>
          <w:tcPr>
            <w:tcW w:w="709" w:type="dxa"/>
          </w:tcPr>
          <w:p w14:paraId="570EF926" w14:textId="77777777" w:rsidR="00E46FB7" w:rsidRPr="009718F0" w:rsidRDefault="00E46FB7" w:rsidP="00ED1B53">
            <w:pPr>
              <w:spacing w:before="0" w:after="0"/>
              <w:ind w:firstLine="0"/>
              <w:jc w:val="center"/>
              <w:rPr>
                <w:rFonts w:cs="Times New Roman"/>
                <w:b/>
                <w:bCs/>
                <w:i/>
                <w:iCs/>
                <w:sz w:val="24"/>
                <w:szCs w:val="24"/>
              </w:rPr>
            </w:pPr>
            <w:r w:rsidRPr="009718F0">
              <w:rPr>
                <w:rFonts w:cs="Times New Roman"/>
                <w:b/>
                <w:bCs/>
                <w:i/>
                <w:iCs/>
                <w:sz w:val="24"/>
                <w:szCs w:val="24"/>
              </w:rPr>
              <w:t>20%</w:t>
            </w:r>
          </w:p>
        </w:tc>
        <w:tc>
          <w:tcPr>
            <w:tcW w:w="850" w:type="dxa"/>
          </w:tcPr>
          <w:p w14:paraId="747914A6" w14:textId="77777777" w:rsidR="00E46FB7" w:rsidRPr="009718F0" w:rsidRDefault="00E46FB7" w:rsidP="00ED1B5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50%</w:t>
            </w:r>
          </w:p>
        </w:tc>
        <w:tc>
          <w:tcPr>
            <w:tcW w:w="851" w:type="dxa"/>
          </w:tcPr>
          <w:p w14:paraId="641A0915" w14:textId="77777777" w:rsidR="00E46FB7" w:rsidRPr="009718F0" w:rsidRDefault="00E46FB7" w:rsidP="00ED1B5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30%</w:t>
            </w:r>
          </w:p>
        </w:tc>
        <w:tc>
          <w:tcPr>
            <w:tcW w:w="1842" w:type="dxa"/>
          </w:tcPr>
          <w:p w14:paraId="55DB504E" w14:textId="77777777" w:rsidR="00E46FB7" w:rsidRPr="009718F0" w:rsidRDefault="00E46FB7" w:rsidP="00ED1B53">
            <w:pPr>
              <w:spacing w:before="0" w:after="0"/>
              <w:ind w:firstLine="0"/>
              <w:jc w:val="center"/>
              <w:rPr>
                <w:rFonts w:cs="Times New Roman"/>
                <w:b/>
                <w:bCs/>
                <w:i/>
                <w:iCs/>
                <w:kern w:val="2"/>
                <w:sz w:val="24"/>
                <w:szCs w:val="24"/>
                <w:lang w:val="vi-VN"/>
                <w14:ligatures w14:val="standardContextual"/>
              </w:rPr>
            </w:pPr>
            <w:r w:rsidRPr="009718F0">
              <w:rPr>
                <w:rFonts w:cs="Times New Roman"/>
                <w:b/>
                <w:bCs/>
                <w:i/>
                <w:iCs/>
                <w:kern w:val="2"/>
                <w:sz w:val="24"/>
                <w:szCs w:val="24"/>
                <w:lang w:val="vi-VN"/>
                <w14:ligatures w14:val="standardContextual"/>
              </w:rPr>
              <w:t>100%</w:t>
            </w:r>
          </w:p>
        </w:tc>
      </w:tr>
    </w:tbl>
    <w:p w14:paraId="1D8741D2" w14:textId="77777777" w:rsidR="00E46FB7" w:rsidRPr="009718F0" w:rsidRDefault="00E46FB7" w:rsidP="00ED1B53">
      <w:pPr>
        <w:spacing w:before="0" w:after="0"/>
        <w:jc w:val="both"/>
        <w:rPr>
          <w:rFonts w:cs="Times New Roman"/>
          <w:sz w:val="24"/>
          <w:szCs w:val="24"/>
          <w:lang w:val="vi-VN"/>
        </w:rPr>
      </w:pPr>
      <w:r w:rsidRPr="009718F0">
        <w:rPr>
          <w:rFonts w:cs="Times New Roman"/>
          <w:sz w:val="24"/>
          <w:szCs w:val="24"/>
          <w:lang w:val="vi-VN"/>
        </w:rPr>
        <w:t>Mức độ: Do Khoa/Viện xác định theo chuẩn đầu ra.</w:t>
      </w:r>
    </w:p>
    <w:p w14:paraId="68F4D1FB" w14:textId="77777777" w:rsidR="00E46FB7" w:rsidRPr="009718F0" w:rsidRDefault="00E46FB7" w:rsidP="00ED1B53">
      <w:pPr>
        <w:spacing w:before="0" w:after="0"/>
        <w:jc w:val="both"/>
        <w:rPr>
          <w:rFonts w:cs="Times New Roman"/>
          <w:sz w:val="24"/>
          <w:szCs w:val="24"/>
          <w:lang w:val="vi-VN"/>
        </w:rPr>
      </w:pPr>
    </w:p>
    <w:p w14:paraId="5F04D05E"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t>Phụ lục 2. CÁC RUBRICS</w:t>
      </w:r>
    </w:p>
    <w:p w14:paraId="56BA8D19"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t>Rubrics 1. Đánh giá điểm chuyên cần</w:t>
      </w:r>
    </w:p>
    <w:p w14:paraId="4DC3E7F3"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Trọng số trong điểm học phần: 10%</w:t>
      </w:r>
    </w:p>
    <w:p w14:paraId="6FA63662"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Đánh giá qua 8 buổi seminar.</w:t>
      </w:r>
    </w:p>
    <w:p w14:paraId="56813706" w14:textId="77777777" w:rsidR="00E46FB7" w:rsidRPr="009718F0" w:rsidRDefault="00E46FB7" w:rsidP="00ED1B53">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E46FB7" w:rsidRPr="009718F0" w14:paraId="57EDDCDF" w14:textId="77777777" w:rsidTr="00772A3E">
        <w:tc>
          <w:tcPr>
            <w:tcW w:w="1696" w:type="dxa"/>
            <w:vMerge w:val="restart"/>
          </w:tcPr>
          <w:p w14:paraId="3628D0E6" w14:textId="77777777" w:rsidR="00E46FB7" w:rsidRPr="009718F0" w:rsidRDefault="00E46FB7" w:rsidP="00ED1B53">
            <w:pPr>
              <w:spacing w:before="0" w:after="0"/>
              <w:ind w:firstLine="30"/>
              <w:jc w:val="center"/>
              <w:rPr>
                <w:rFonts w:cs="Times New Roman"/>
                <w:b/>
                <w:bCs/>
                <w:sz w:val="24"/>
                <w:szCs w:val="24"/>
              </w:rPr>
            </w:pPr>
            <w:r w:rsidRPr="009718F0">
              <w:rPr>
                <w:rFonts w:cs="Times New Roman"/>
                <w:sz w:val="24"/>
                <w:szCs w:val="24"/>
                <w:lang w:eastAsia="x-none"/>
              </w:rPr>
              <w:t xml:space="preserve"> </w:t>
            </w:r>
            <w:r w:rsidRPr="009718F0">
              <w:rPr>
                <w:rFonts w:cs="Times New Roman"/>
                <w:b/>
                <w:bCs/>
                <w:sz w:val="24"/>
                <w:szCs w:val="24"/>
              </w:rPr>
              <w:t>Số buổi vắng (điểm danh)</w:t>
            </w:r>
          </w:p>
        </w:tc>
        <w:tc>
          <w:tcPr>
            <w:tcW w:w="7629" w:type="dxa"/>
            <w:gridSpan w:val="4"/>
          </w:tcPr>
          <w:p w14:paraId="56E2DAB9"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Tham gia thảo luận (GV seminar đánh giá)</w:t>
            </w:r>
          </w:p>
        </w:tc>
      </w:tr>
      <w:tr w:rsidR="00E46FB7" w:rsidRPr="009718F0" w14:paraId="4527B789" w14:textId="77777777" w:rsidTr="00772A3E">
        <w:tc>
          <w:tcPr>
            <w:tcW w:w="1696" w:type="dxa"/>
            <w:vMerge/>
          </w:tcPr>
          <w:p w14:paraId="5B3F45E7" w14:textId="77777777" w:rsidR="00E46FB7" w:rsidRPr="009718F0" w:rsidRDefault="00E46FB7" w:rsidP="00ED1B53">
            <w:pPr>
              <w:spacing w:before="0" w:after="0"/>
              <w:ind w:firstLine="30"/>
              <w:jc w:val="center"/>
              <w:rPr>
                <w:rFonts w:cs="Times New Roman"/>
                <w:b/>
                <w:bCs/>
                <w:sz w:val="24"/>
                <w:szCs w:val="24"/>
              </w:rPr>
            </w:pPr>
          </w:p>
        </w:tc>
        <w:tc>
          <w:tcPr>
            <w:tcW w:w="2033" w:type="dxa"/>
          </w:tcPr>
          <w:p w14:paraId="2569A887"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Rất tích cực</w:t>
            </w:r>
          </w:p>
        </w:tc>
        <w:tc>
          <w:tcPr>
            <w:tcW w:w="1865" w:type="dxa"/>
          </w:tcPr>
          <w:p w14:paraId="61731550"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Tích cực</w:t>
            </w:r>
          </w:p>
        </w:tc>
        <w:tc>
          <w:tcPr>
            <w:tcW w:w="1772" w:type="dxa"/>
          </w:tcPr>
          <w:p w14:paraId="170588D7"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Có tham gia</w:t>
            </w:r>
          </w:p>
        </w:tc>
        <w:tc>
          <w:tcPr>
            <w:tcW w:w="1959" w:type="dxa"/>
          </w:tcPr>
          <w:p w14:paraId="4A5F4D5D"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Không tham gia</w:t>
            </w:r>
          </w:p>
        </w:tc>
      </w:tr>
      <w:tr w:rsidR="00E46FB7" w:rsidRPr="009718F0" w14:paraId="2FF7F303" w14:textId="77777777" w:rsidTr="00772A3E">
        <w:tc>
          <w:tcPr>
            <w:tcW w:w="1696" w:type="dxa"/>
          </w:tcPr>
          <w:p w14:paraId="1FB8D8F0"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0</w:t>
            </w:r>
          </w:p>
        </w:tc>
        <w:tc>
          <w:tcPr>
            <w:tcW w:w="2033" w:type="dxa"/>
          </w:tcPr>
          <w:p w14:paraId="116744AF"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10, 10+</w:t>
            </w:r>
          </w:p>
        </w:tc>
        <w:tc>
          <w:tcPr>
            <w:tcW w:w="1865" w:type="dxa"/>
          </w:tcPr>
          <w:p w14:paraId="41C2AAB7"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9</w:t>
            </w:r>
          </w:p>
        </w:tc>
        <w:tc>
          <w:tcPr>
            <w:tcW w:w="1772" w:type="dxa"/>
          </w:tcPr>
          <w:p w14:paraId="641C10B6"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8</w:t>
            </w:r>
          </w:p>
        </w:tc>
        <w:tc>
          <w:tcPr>
            <w:tcW w:w="1959" w:type="dxa"/>
          </w:tcPr>
          <w:p w14:paraId="23B9F4FA"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7</w:t>
            </w:r>
          </w:p>
        </w:tc>
      </w:tr>
      <w:tr w:rsidR="00E46FB7" w:rsidRPr="009718F0" w14:paraId="62648D22" w14:textId="77777777" w:rsidTr="00772A3E">
        <w:tc>
          <w:tcPr>
            <w:tcW w:w="1696" w:type="dxa"/>
          </w:tcPr>
          <w:p w14:paraId="56328BE9"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1</w:t>
            </w:r>
          </w:p>
        </w:tc>
        <w:tc>
          <w:tcPr>
            <w:tcW w:w="2033" w:type="dxa"/>
          </w:tcPr>
          <w:p w14:paraId="6C2E50F8"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9, 10</w:t>
            </w:r>
          </w:p>
        </w:tc>
        <w:tc>
          <w:tcPr>
            <w:tcW w:w="1865" w:type="dxa"/>
          </w:tcPr>
          <w:p w14:paraId="47E52671"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8</w:t>
            </w:r>
          </w:p>
        </w:tc>
        <w:tc>
          <w:tcPr>
            <w:tcW w:w="1772" w:type="dxa"/>
          </w:tcPr>
          <w:p w14:paraId="3D0089B4"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7</w:t>
            </w:r>
          </w:p>
        </w:tc>
        <w:tc>
          <w:tcPr>
            <w:tcW w:w="1959" w:type="dxa"/>
          </w:tcPr>
          <w:p w14:paraId="58AF9143"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6</w:t>
            </w:r>
          </w:p>
        </w:tc>
      </w:tr>
      <w:tr w:rsidR="00E46FB7" w:rsidRPr="009718F0" w14:paraId="1C22ED45" w14:textId="77777777" w:rsidTr="00772A3E">
        <w:tc>
          <w:tcPr>
            <w:tcW w:w="1696" w:type="dxa"/>
          </w:tcPr>
          <w:p w14:paraId="46872A5E"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2</w:t>
            </w:r>
          </w:p>
        </w:tc>
        <w:tc>
          <w:tcPr>
            <w:tcW w:w="2033" w:type="dxa"/>
          </w:tcPr>
          <w:p w14:paraId="4A7129E5"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8, 9</w:t>
            </w:r>
          </w:p>
        </w:tc>
        <w:tc>
          <w:tcPr>
            <w:tcW w:w="1865" w:type="dxa"/>
          </w:tcPr>
          <w:p w14:paraId="7261168C"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7</w:t>
            </w:r>
          </w:p>
        </w:tc>
        <w:tc>
          <w:tcPr>
            <w:tcW w:w="1772" w:type="dxa"/>
          </w:tcPr>
          <w:p w14:paraId="11AAE954"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6</w:t>
            </w:r>
          </w:p>
        </w:tc>
        <w:tc>
          <w:tcPr>
            <w:tcW w:w="1959" w:type="dxa"/>
          </w:tcPr>
          <w:p w14:paraId="64C607B7"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5</w:t>
            </w:r>
          </w:p>
        </w:tc>
      </w:tr>
      <w:tr w:rsidR="00E46FB7" w:rsidRPr="009718F0" w14:paraId="432A3DD6" w14:textId="77777777" w:rsidTr="00772A3E">
        <w:tc>
          <w:tcPr>
            <w:tcW w:w="1696" w:type="dxa"/>
          </w:tcPr>
          <w:p w14:paraId="02F5383A"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&gt; 2</w:t>
            </w:r>
          </w:p>
        </w:tc>
        <w:tc>
          <w:tcPr>
            <w:tcW w:w="7629" w:type="dxa"/>
            <w:gridSpan w:val="4"/>
          </w:tcPr>
          <w:p w14:paraId="147AB97A" w14:textId="77777777" w:rsidR="00E46FB7" w:rsidRPr="009718F0" w:rsidRDefault="00E46FB7" w:rsidP="00ED1B53">
            <w:pPr>
              <w:spacing w:before="0" w:after="0"/>
              <w:ind w:firstLine="30"/>
              <w:jc w:val="center"/>
              <w:rPr>
                <w:rFonts w:cs="Times New Roman"/>
                <w:sz w:val="24"/>
                <w:szCs w:val="24"/>
              </w:rPr>
            </w:pPr>
            <w:r w:rsidRPr="009718F0">
              <w:rPr>
                <w:rFonts w:cs="Times New Roman"/>
                <w:sz w:val="24"/>
                <w:szCs w:val="24"/>
              </w:rPr>
              <w:t>0 điểm, học lại</w:t>
            </w:r>
          </w:p>
        </w:tc>
      </w:tr>
    </w:tbl>
    <w:p w14:paraId="46931448" w14:textId="77777777" w:rsidR="00E46FB7" w:rsidRPr="009718F0" w:rsidRDefault="00E46FB7" w:rsidP="00ED1B53">
      <w:pPr>
        <w:spacing w:before="0" w:after="0"/>
        <w:jc w:val="both"/>
        <w:rPr>
          <w:rFonts w:cs="Times New Roman"/>
          <w:sz w:val="24"/>
          <w:szCs w:val="24"/>
        </w:rPr>
      </w:pPr>
      <w:r w:rsidRPr="009718F0">
        <w:rPr>
          <w:rFonts w:cs="Times New Roman"/>
          <w:sz w:val="24"/>
          <w:szCs w:val="24"/>
        </w:rPr>
        <w:t>* Ghi chú: 10+ : có thể xem xét để cộng điểm vào điểm đánh giá 40% khi điểm chuyên cần là 10.</w:t>
      </w:r>
    </w:p>
    <w:p w14:paraId="137DEA52" w14:textId="77777777" w:rsidR="00E46FB7" w:rsidRPr="009718F0" w:rsidRDefault="00E46FB7" w:rsidP="00ED1B53">
      <w:pPr>
        <w:spacing w:before="0" w:after="0"/>
        <w:rPr>
          <w:rFonts w:cs="Times New Roman"/>
          <w:sz w:val="24"/>
          <w:szCs w:val="24"/>
        </w:rPr>
      </w:pPr>
    </w:p>
    <w:p w14:paraId="60930F4C" w14:textId="77777777" w:rsidR="00E46FB7" w:rsidRPr="009718F0" w:rsidRDefault="00E46FB7" w:rsidP="00ED1B53">
      <w:pPr>
        <w:spacing w:before="0" w:after="0"/>
        <w:jc w:val="center"/>
        <w:rPr>
          <w:rFonts w:cs="Times New Roman"/>
          <w:sz w:val="24"/>
          <w:szCs w:val="24"/>
        </w:rPr>
      </w:pPr>
      <w:r w:rsidRPr="009718F0">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64"/>
        <w:gridCol w:w="2263"/>
        <w:gridCol w:w="2264"/>
        <w:gridCol w:w="2270"/>
      </w:tblGrid>
      <w:tr w:rsidR="00E46FB7" w:rsidRPr="009718F0" w14:paraId="029C24F1" w14:textId="77777777" w:rsidTr="00772A3E">
        <w:tc>
          <w:tcPr>
            <w:tcW w:w="2337" w:type="dxa"/>
          </w:tcPr>
          <w:p w14:paraId="04BEC9B4"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Rất tích cực</w:t>
            </w:r>
          </w:p>
        </w:tc>
        <w:tc>
          <w:tcPr>
            <w:tcW w:w="2337" w:type="dxa"/>
          </w:tcPr>
          <w:p w14:paraId="264CB1DE"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Tích cực</w:t>
            </w:r>
          </w:p>
        </w:tc>
        <w:tc>
          <w:tcPr>
            <w:tcW w:w="2338" w:type="dxa"/>
          </w:tcPr>
          <w:p w14:paraId="67506351"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Có tham gia</w:t>
            </w:r>
          </w:p>
        </w:tc>
        <w:tc>
          <w:tcPr>
            <w:tcW w:w="2338" w:type="dxa"/>
          </w:tcPr>
          <w:p w14:paraId="11FF1A2F" w14:textId="77777777" w:rsidR="00E46FB7" w:rsidRPr="009718F0" w:rsidRDefault="00E46FB7" w:rsidP="00ED1B53">
            <w:pPr>
              <w:spacing w:before="0" w:after="0"/>
              <w:ind w:firstLine="30"/>
              <w:jc w:val="center"/>
              <w:rPr>
                <w:rFonts w:cs="Times New Roman"/>
                <w:b/>
                <w:bCs/>
                <w:sz w:val="24"/>
                <w:szCs w:val="24"/>
              </w:rPr>
            </w:pPr>
            <w:r w:rsidRPr="009718F0">
              <w:rPr>
                <w:rFonts w:cs="Times New Roman"/>
                <w:b/>
                <w:bCs/>
                <w:sz w:val="24"/>
                <w:szCs w:val="24"/>
              </w:rPr>
              <w:t>Không tham gia</w:t>
            </w:r>
          </w:p>
        </w:tc>
      </w:tr>
      <w:tr w:rsidR="00E46FB7" w:rsidRPr="009718F0" w14:paraId="01010A66" w14:textId="77777777" w:rsidTr="00772A3E">
        <w:tc>
          <w:tcPr>
            <w:tcW w:w="2337" w:type="dxa"/>
          </w:tcPr>
          <w:p w14:paraId="3B41D6F1"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Xung phong trả lời, chữa bài tập từ hai lần trở lên;</w:t>
            </w:r>
          </w:p>
          <w:p w14:paraId="67DFA787"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Chủ động trình bày vấn đề và ý kiến cá nhân, thảo luận;</w:t>
            </w:r>
          </w:p>
          <w:p w14:paraId="0A2ADDEF"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Đề xuất các vấn đề, chủ đề mới;</w:t>
            </w:r>
          </w:p>
          <w:p w14:paraId="2990BEEA"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Hoạt động nổi bật khác.</w:t>
            </w:r>
          </w:p>
        </w:tc>
        <w:tc>
          <w:tcPr>
            <w:tcW w:w="2337" w:type="dxa"/>
          </w:tcPr>
          <w:p w14:paraId="30F8ED7A"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Xung phong trả lời câu hỏi;</w:t>
            </w:r>
          </w:p>
          <w:p w14:paraId="58BB2C53"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Xung phong chữa bài tập;</w:t>
            </w:r>
          </w:p>
          <w:p w14:paraId="1FA03F2D"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Đặt câu hỏi thảo luận với lớp;</w:t>
            </w:r>
          </w:p>
          <w:p w14:paraId="61A45EB6"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Trả lời đúng câu hỏi mà các sinh viên khác chưa trả lời được;</w:t>
            </w:r>
          </w:p>
          <w:p w14:paraId="79D26340"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Trả lời tốt về bài tập nhóm.</w:t>
            </w:r>
          </w:p>
        </w:tc>
        <w:tc>
          <w:tcPr>
            <w:tcW w:w="2338" w:type="dxa"/>
          </w:tcPr>
          <w:p w14:paraId="1736871D"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Trả lời câu hỏi GV yêu cầu trả lời;</w:t>
            </w:r>
          </w:p>
          <w:p w14:paraId="21EA1690"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Trình bày đáp án bài tập do GV yêu cầu làm ở nhà;</w:t>
            </w:r>
          </w:p>
          <w:p w14:paraId="2C70608A"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Có phát biểu ý kiến;</w:t>
            </w:r>
          </w:p>
          <w:p w14:paraId="6E3459E2"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Có trả lời về bài tập nhóm.</w:t>
            </w:r>
          </w:p>
        </w:tc>
        <w:tc>
          <w:tcPr>
            <w:tcW w:w="2338" w:type="dxa"/>
          </w:tcPr>
          <w:p w14:paraId="69692571"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Không trả lời câu hỏi;</w:t>
            </w:r>
          </w:p>
          <w:p w14:paraId="01CE4116"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Không trình bày đáp án bài tập;</w:t>
            </w:r>
          </w:p>
          <w:p w14:paraId="60A3A515" w14:textId="77777777" w:rsidR="00E46FB7" w:rsidRPr="009718F0" w:rsidRDefault="00E46FB7" w:rsidP="00ED1B53">
            <w:pPr>
              <w:spacing w:before="0" w:after="0"/>
              <w:ind w:firstLine="30"/>
              <w:rPr>
                <w:rFonts w:cs="Times New Roman"/>
                <w:sz w:val="24"/>
                <w:szCs w:val="24"/>
              </w:rPr>
            </w:pPr>
            <w:r w:rsidRPr="009718F0">
              <w:rPr>
                <w:rFonts w:cs="Times New Roman"/>
                <w:sz w:val="24"/>
                <w:szCs w:val="24"/>
              </w:rPr>
              <w:t>- Không tham gia tương tác.</w:t>
            </w:r>
          </w:p>
        </w:tc>
      </w:tr>
    </w:tbl>
    <w:p w14:paraId="1FF8A786" w14:textId="77777777" w:rsidR="00E46FB7" w:rsidRPr="009718F0" w:rsidRDefault="00E46FB7" w:rsidP="00ED1B53">
      <w:pPr>
        <w:spacing w:before="0" w:after="0"/>
        <w:jc w:val="center"/>
        <w:rPr>
          <w:rFonts w:cs="Times New Roman"/>
          <w:sz w:val="24"/>
          <w:szCs w:val="24"/>
          <w:lang w:eastAsia="x-none"/>
        </w:rPr>
      </w:pPr>
    </w:p>
    <w:p w14:paraId="213F8990" w14:textId="77777777" w:rsidR="00E46FB7" w:rsidRPr="009718F0" w:rsidRDefault="00E46FB7" w:rsidP="00ED1B53">
      <w:pPr>
        <w:spacing w:before="0" w:after="0"/>
        <w:jc w:val="center"/>
        <w:rPr>
          <w:rFonts w:cs="Times New Roman"/>
          <w:sz w:val="24"/>
          <w:szCs w:val="24"/>
          <w:lang w:eastAsia="x-none"/>
        </w:rPr>
      </w:pPr>
      <w:r w:rsidRPr="009718F0">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58"/>
        <w:gridCol w:w="1051"/>
        <w:gridCol w:w="1052"/>
      </w:tblGrid>
      <w:tr w:rsidR="00E46FB7" w:rsidRPr="009718F0" w14:paraId="51B3E639" w14:textId="77777777" w:rsidTr="00ED1B53">
        <w:trPr>
          <w:tblHeader/>
        </w:trPr>
        <w:tc>
          <w:tcPr>
            <w:tcW w:w="6958" w:type="dxa"/>
            <w:vMerge w:val="restart"/>
            <w:vAlign w:val="center"/>
          </w:tcPr>
          <w:p w14:paraId="1D8D1C0A"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t>Cách thức đánh giá</w:t>
            </w:r>
          </w:p>
        </w:tc>
        <w:tc>
          <w:tcPr>
            <w:tcW w:w="2103" w:type="dxa"/>
            <w:gridSpan w:val="2"/>
            <w:vAlign w:val="center"/>
          </w:tcPr>
          <w:p w14:paraId="497968BD"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t>CLO</w:t>
            </w:r>
          </w:p>
        </w:tc>
      </w:tr>
      <w:tr w:rsidR="00E46FB7" w:rsidRPr="009718F0" w14:paraId="5E972F60" w14:textId="77777777" w:rsidTr="00ED1B53">
        <w:trPr>
          <w:tblHeader/>
        </w:trPr>
        <w:tc>
          <w:tcPr>
            <w:tcW w:w="6958" w:type="dxa"/>
            <w:vMerge/>
            <w:vAlign w:val="center"/>
          </w:tcPr>
          <w:p w14:paraId="7D940CD8" w14:textId="77777777" w:rsidR="00E46FB7" w:rsidRPr="009718F0" w:rsidRDefault="00E46FB7" w:rsidP="00ED1B53">
            <w:pPr>
              <w:spacing w:before="0" w:after="0"/>
              <w:jc w:val="center"/>
              <w:rPr>
                <w:rFonts w:cs="Times New Roman"/>
                <w:b/>
                <w:bCs/>
                <w:sz w:val="24"/>
                <w:szCs w:val="24"/>
                <w:lang w:eastAsia="x-none"/>
              </w:rPr>
            </w:pPr>
          </w:p>
        </w:tc>
        <w:tc>
          <w:tcPr>
            <w:tcW w:w="1051" w:type="dxa"/>
            <w:vAlign w:val="center"/>
          </w:tcPr>
          <w:p w14:paraId="33BDA924" w14:textId="77777777" w:rsidR="00E46FB7" w:rsidRPr="009718F0" w:rsidRDefault="00E46FB7" w:rsidP="00ED1B53">
            <w:pPr>
              <w:spacing w:before="0" w:after="0"/>
              <w:jc w:val="center"/>
              <w:rPr>
                <w:rFonts w:cs="Times New Roman"/>
                <w:sz w:val="24"/>
                <w:szCs w:val="24"/>
                <w:lang w:eastAsia="x-none"/>
              </w:rPr>
            </w:pPr>
            <w:r w:rsidRPr="009718F0">
              <w:rPr>
                <w:rFonts w:cs="Times New Roman"/>
                <w:sz w:val="24"/>
                <w:szCs w:val="24"/>
                <w:lang w:eastAsia="x-none"/>
              </w:rPr>
              <w:t>4.1</w:t>
            </w:r>
          </w:p>
        </w:tc>
        <w:tc>
          <w:tcPr>
            <w:tcW w:w="1052" w:type="dxa"/>
            <w:vAlign w:val="center"/>
          </w:tcPr>
          <w:p w14:paraId="0E0E887F" w14:textId="77777777" w:rsidR="00E46FB7" w:rsidRPr="009718F0" w:rsidRDefault="00E46FB7" w:rsidP="00ED1B53">
            <w:pPr>
              <w:spacing w:before="0" w:after="0"/>
              <w:jc w:val="center"/>
              <w:rPr>
                <w:rFonts w:cs="Times New Roman"/>
                <w:sz w:val="24"/>
                <w:szCs w:val="24"/>
                <w:lang w:eastAsia="x-none"/>
              </w:rPr>
            </w:pPr>
            <w:r w:rsidRPr="009718F0">
              <w:rPr>
                <w:rFonts w:cs="Times New Roman"/>
                <w:sz w:val="24"/>
                <w:szCs w:val="24"/>
                <w:lang w:eastAsia="x-none"/>
              </w:rPr>
              <w:t>4.2</w:t>
            </w:r>
          </w:p>
        </w:tc>
      </w:tr>
      <w:tr w:rsidR="00E46FB7" w:rsidRPr="009718F0" w14:paraId="33D0A1E2" w14:textId="77777777" w:rsidTr="00772A3E">
        <w:tc>
          <w:tcPr>
            <w:tcW w:w="6958" w:type="dxa"/>
          </w:tcPr>
          <w:p w14:paraId="69015B67" w14:textId="77777777" w:rsidR="00E46FB7" w:rsidRPr="009718F0" w:rsidRDefault="00E46FB7" w:rsidP="00ED1B53">
            <w:pPr>
              <w:spacing w:before="0" w:after="0"/>
              <w:rPr>
                <w:rFonts w:cs="Times New Roman"/>
                <w:sz w:val="24"/>
                <w:szCs w:val="24"/>
                <w:lang w:eastAsia="x-none"/>
              </w:rPr>
            </w:pPr>
            <w:r w:rsidRPr="009718F0">
              <w:rPr>
                <w:rFonts w:cs="Times New Roman"/>
                <w:sz w:val="24"/>
                <w:szCs w:val="24"/>
                <w:lang w:eastAsia="x-none"/>
              </w:rPr>
              <w:t>Điểm danh</w:t>
            </w:r>
          </w:p>
        </w:tc>
        <w:tc>
          <w:tcPr>
            <w:tcW w:w="1051" w:type="dxa"/>
          </w:tcPr>
          <w:p w14:paraId="741C5CFA"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sym w:font="Symbol" w:char="F0B4"/>
            </w:r>
          </w:p>
        </w:tc>
        <w:tc>
          <w:tcPr>
            <w:tcW w:w="1052" w:type="dxa"/>
          </w:tcPr>
          <w:p w14:paraId="7F27C57F" w14:textId="77777777" w:rsidR="00E46FB7" w:rsidRPr="009718F0" w:rsidRDefault="00E46FB7" w:rsidP="00ED1B53">
            <w:pPr>
              <w:spacing w:before="0" w:after="0"/>
              <w:jc w:val="center"/>
              <w:rPr>
                <w:rFonts w:cs="Times New Roman"/>
                <w:sz w:val="24"/>
                <w:szCs w:val="24"/>
                <w:lang w:eastAsia="x-none"/>
              </w:rPr>
            </w:pPr>
          </w:p>
        </w:tc>
      </w:tr>
      <w:tr w:rsidR="00E46FB7" w:rsidRPr="009718F0" w14:paraId="509FB7FE" w14:textId="77777777" w:rsidTr="00772A3E">
        <w:tc>
          <w:tcPr>
            <w:tcW w:w="6958" w:type="dxa"/>
          </w:tcPr>
          <w:p w14:paraId="65DF219B" w14:textId="77777777" w:rsidR="00E46FB7" w:rsidRPr="009718F0" w:rsidRDefault="00E46FB7" w:rsidP="00ED1B53">
            <w:pPr>
              <w:spacing w:before="0" w:after="0"/>
              <w:rPr>
                <w:rFonts w:cs="Times New Roman"/>
                <w:sz w:val="24"/>
                <w:szCs w:val="24"/>
                <w:lang w:eastAsia="x-none"/>
              </w:rPr>
            </w:pPr>
            <w:r w:rsidRPr="009718F0">
              <w:rPr>
                <w:rFonts w:cs="Times New Roman"/>
                <w:sz w:val="24"/>
                <w:szCs w:val="24"/>
                <w:lang w:eastAsia="x-none"/>
              </w:rPr>
              <w:t>Trả lời câu hỏi, bài tập</w:t>
            </w:r>
          </w:p>
        </w:tc>
        <w:tc>
          <w:tcPr>
            <w:tcW w:w="1051" w:type="dxa"/>
          </w:tcPr>
          <w:p w14:paraId="3C193497"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sym w:font="Symbol" w:char="F0B4"/>
            </w:r>
          </w:p>
        </w:tc>
        <w:tc>
          <w:tcPr>
            <w:tcW w:w="1052" w:type="dxa"/>
          </w:tcPr>
          <w:p w14:paraId="2E03534F"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E46FB7" w:rsidRPr="009718F0" w14:paraId="02499E05" w14:textId="77777777" w:rsidTr="00772A3E">
        <w:tc>
          <w:tcPr>
            <w:tcW w:w="6958" w:type="dxa"/>
          </w:tcPr>
          <w:p w14:paraId="1A627141" w14:textId="77777777" w:rsidR="00E46FB7" w:rsidRPr="009718F0" w:rsidRDefault="00E46FB7" w:rsidP="00ED1B53">
            <w:pPr>
              <w:spacing w:before="0" w:after="0"/>
              <w:rPr>
                <w:rFonts w:cs="Times New Roman"/>
                <w:sz w:val="24"/>
                <w:szCs w:val="24"/>
                <w:lang w:eastAsia="x-none"/>
              </w:rPr>
            </w:pPr>
            <w:r w:rsidRPr="009718F0">
              <w:rPr>
                <w:rFonts w:cs="Times New Roman"/>
                <w:sz w:val="24"/>
                <w:szCs w:val="24"/>
                <w:lang w:eastAsia="x-none"/>
              </w:rPr>
              <w:t>Đăng kí nhóm đúng thời hạn</w:t>
            </w:r>
          </w:p>
        </w:tc>
        <w:tc>
          <w:tcPr>
            <w:tcW w:w="1051" w:type="dxa"/>
          </w:tcPr>
          <w:p w14:paraId="4D9F8641"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7BEE5BED" w14:textId="77777777" w:rsidR="00E46FB7" w:rsidRPr="009718F0" w:rsidRDefault="00E46FB7" w:rsidP="00ED1B53">
            <w:pPr>
              <w:spacing w:before="0" w:after="0"/>
              <w:jc w:val="center"/>
              <w:rPr>
                <w:rFonts w:cs="Times New Roman"/>
                <w:sz w:val="24"/>
                <w:szCs w:val="24"/>
                <w:lang w:eastAsia="x-none"/>
              </w:rPr>
            </w:pPr>
          </w:p>
        </w:tc>
      </w:tr>
      <w:tr w:rsidR="00E46FB7" w:rsidRPr="009718F0" w14:paraId="1EACF208" w14:textId="77777777" w:rsidTr="00772A3E">
        <w:tc>
          <w:tcPr>
            <w:tcW w:w="6958" w:type="dxa"/>
          </w:tcPr>
          <w:p w14:paraId="5D3FD04D" w14:textId="77777777" w:rsidR="00E46FB7" w:rsidRPr="009718F0" w:rsidRDefault="00E46FB7" w:rsidP="00ED1B53">
            <w:pPr>
              <w:spacing w:before="0" w:after="0"/>
              <w:rPr>
                <w:rFonts w:cs="Times New Roman"/>
                <w:sz w:val="24"/>
                <w:szCs w:val="24"/>
                <w:lang w:eastAsia="x-none"/>
              </w:rPr>
            </w:pPr>
            <w:r w:rsidRPr="009718F0">
              <w:rPr>
                <w:rFonts w:cs="Times New Roman"/>
                <w:sz w:val="24"/>
                <w:szCs w:val="24"/>
                <w:lang w:eastAsia="x-none"/>
              </w:rPr>
              <w:lastRenderedPageBreak/>
              <w:t>Trả lời về chủ đề của nhóm, thảo luận chủ đề nhóm khác</w:t>
            </w:r>
          </w:p>
        </w:tc>
        <w:tc>
          <w:tcPr>
            <w:tcW w:w="1051" w:type="dxa"/>
          </w:tcPr>
          <w:p w14:paraId="7426F370"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1555FBE3"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E46FB7" w:rsidRPr="009718F0" w14:paraId="000732F0" w14:textId="77777777" w:rsidTr="00772A3E">
        <w:tc>
          <w:tcPr>
            <w:tcW w:w="6958" w:type="dxa"/>
          </w:tcPr>
          <w:p w14:paraId="6BCDEA14" w14:textId="77777777" w:rsidR="00E46FB7" w:rsidRPr="009718F0" w:rsidRDefault="00E46FB7" w:rsidP="00ED1B53">
            <w:pPr>
              <w:spacing w:before="0" w:after="0"/>
              <w:rPr>
                <w:rFonts w:cs="Times New Roman"/>
                <w:sz w:val="24"/>
                <w:szCs w:val="24"/>
                <w:lang w:eastAsia="x-none"/>
              </w:rPr>
            </w:pPr>
            <w:r w:rsidRPr="009718F0">
              <w:rPr>
                <w:rFonts w:cs="Times New Roman"/>
                <w:sz w:val="24"/>
                <w:szCs w:val="24"/>
                <w:lang w:eastAsia="x-none"/>
              </w:rPr>
              <w:t>Trả lời về dữ liệu của nhóm, thảo luận dữ liệu nhóm khác</w:t>
            </w:r>
          </w:p>
        </w:tc>
        <w:tc>
          <w:tcPr>
            <w:tcW w:w="1051" w:type="dxa"/>
          </w:tcPr>
          <w:p w14:paraId="559A04EA"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10BB6465"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E46FB7" w:rsidRPr="009718F0" w14:paraId="74929F70" w14:textId="77777777" w:rsidTr="00772A3E">
        <w:tc>
          <w:tcPr>
            <w:tcW w:w="6958" w:type="dxa"/>
          </w:tcPr>
          <w:p w14:paraId="2F39D62A" w14:textId="77777777" w:rsidR="00E46FB7" w:rsidRPr="009718F0" w:rsidRDefault="00E46FB7" w:rsidP="00ED1B53">
            <w:pPr>
              <w:spacing w:before="0" w:after="0"/>
              <w:rPr>
                <w:rFonts w:cs="Times New Roman"/>
                <w:sz w:val="24"/>
                <w:szCs w:val="24"/>
                <w:lang w:eastAsia="x-none"/>
              </w:rPr>
            </w:pPr>
            <w:r w:rsidRPr="009718F0">
              <w:rPr>
                <w:rFonts w:cs="Times New Roman"/>
                <w:sz w:val="24"/>
                <w:szCs w:val="24"/>
                <w:lang w:eastAsia="x-none"/>
              </w:rPr>
              <w:t>Trả lời về kết quả phân tích của nhóm, thảo luận kết quả nhóm khác</w:t>
            </w:r>
          </w:p>
        </w:tc>
        <w:tc>
          <w:tcPr>
            <w:tcW w:w="1051" w:type="dxa"/>
          </w:tcPr>
          <w:p w14:paraId="58D9CCD8"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36945BCD" w14:textId="77777777" w:rsidR="00E46FB7" w:rsidRPr="009718F0" w:rsidRDefault="00E46FB7" w:rsidP="00ED1B5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bl>
    <w:p w14:paraId="37FB6EF8" w14:textId="77777777" w:rsidR="00E46FB7" w:rsidRPr="009718F0" w:rsidRDefault="00E46FB7" w:rsidP="00ED1B53">
      <w:pPr>
        <w:spacing w:before="0" w:after="0"/>
        <w:jc w:val="both"/>
        <w:rPr>
          <w:rFonts w:cs="Times New Roman"/>
          <w:sz w:val="24"/>
          <w:szCs w:val="24"/>
          <w:lang w:val="vi-VN"/>
        </w:rPr>
      </w:pPr>
    </w:p>
    <w:p w14:paraId="43DCED7F"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t>Rubrics 2. Đánh giá bài tập lớn</w:t>
      </w:r>
    </w:p>
    <w:p w14:paraId="0D8FECF8"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Trọng số: 20% (thành phần thứ nhất của điểm đánh giá 40%)</w:t>
      </w:r>
    </w:p>
    <w:p w14:paraId="658292AD"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Đánh giá qua kết quả bài tập nhóm, có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E46FB7" w:rsidRPr="009718F0" w14:paraId="2E874DC7" w14:textId="77777777" w:rsidTr="00772A3E">
        <w:trPr>
          <w:trHeight w:val="230"/>
          <w:tblHeader/>
        </w:trPr>
        <w:tc>
          <w:tcPr>
            <w:tcW w:w="1277" w:type="dxa"/>
            <w:vMerge w:val="restart"/>
            <w:shd w:val="clear" w:color="auto" w:fill="FDE9D9" w:themeFill="accent6" w:themeFillTint="33"/>
            <w:vAlign w:val="center"/>
          </w:tcPr>
          <w:p w14:paraId="5D41D39B" w14:textId="77777777" w:rsidR="00E46FB7" w:rsidRPr="009718F0" w:rsidRDefault="00E46FB7" w:rsidP="00ED1B53">
            <w:pPr>
              <w:pStyle w:val="TableParagraph"/>
              <w:spacing w:line="300" w:lineRule="auto"/>
              <w:jc w:val="center"/>
              <w:rPr>
                <w:b/>
                <w:sz w:val="24"/>
                <w:szCs w:val="24"/>
              </w:rPr>
            </w:pPr>
            <w:r w:rsidRPr="009718F0">
              <w:rPr>
                <w:b/>
                <w:sz w:val="24"/>
                <w:szCs w:val="24"/>
              </w:rPr>
              <w:t>Tiêu chí đánh</w:t>
            </w:r>
            <w:r w:rsidRPr="009718F0">
              <w:rPr>
                <w:b/>
                <w:spacing w:val="-8"/>
                <w:sz w:val="24"/>
                <w:szCs w:val="24"/>
              </w:rPr>
              <w:t xml:space="preserve"> </w:t>
            </w:r>
            <w:r w:rsidRPr="009718F0">
              <w:rPr>
                <w:b/>
                <w:spacing w:val="-5"/>
                <w:sz w:val="24"/>
                <w:szCs w:val="24"/>
              </w:rPr>
              <w:t>giá</w:t>
            </w:r>
          </w:p>
        </w:tc>
        <w:tc>
          <w:tcPr>
            <w:tcW w:w="1133" w:type="dxa"/>
            <w:vMerge w:val="restart"/>
            <w:shd w:val="clear" w:color="auto" w:fill="FDE9D9" w:themeFill="accent6" w:themeFillTint="33"/>
            <w:vAlign w:val="center"/>
          </w:tcPr>
          <w:p w14:paraId="415FDC91" w14:textId="77777777" w:rsidR="00E46FB7" w:rsidRPr="009718F0" w:rsidRDefault="00E46FB7" w:rsidP="00ED1B53">
            <w:pPr>
              <w:pStyle w:val="TableParagraph"/>
              <w:spacing w:line="300" w:lineRule="auto"/>
              <w:jc w:val="center"/>
              <w:rPr>
                <w:b/>
                <w:sz w:val="24"/>
                <w:szCs w:val="24"/>
              </w:rPr>
            </w:pPr>
            <w:r w:rsidRPr="009718F0">
              <w:rPr>
                <w:b/>
                <w:spacing w:val="-5"/>
                <w:sz w:val="24"/>
                <w:szCs w:val="24"/>
              </w:rPr>
              <w:t>C</w:t>
            </w:r>
            <w:r w:rsidRPr="009718F0">
              <w:rPr>
                <w:b/>
                <w:spacing w:val="-5"/>
                <w:sz w:val="24"/>
                <w:szCs w:val="24"/>
                <w:lang w:val="vi-VN"/>
              </w:rPr>
              <w:t>LO</w:t>
            </w:r>
          </w:p>
        </w:tc>
        <w:tc>
          <w:tcPr>
            <w:tcW w:w="850" w:type="dxa"/>
            <w:vMerge w:val="restart"/>
            <w:shd w:val="clear" w:color="auto" w:fill="FDE9D9" w:themeFill="accent6" w:themeFillTint="33"/>
            <w:vAlign w:val="center"/>
          </w:tcPr>
          <w:p w14:paraId="159D78CD" w14:textId="77777777" w:rsidR="00E46FB7" w:rsidRPr="009718F0" w:rsidRDefault="00E46FB7" w:rsidP="00ED1B53">
            <w:pPr>
              <w:pStyle w:val="TableParagraph"/>
              <w:spacing w:line="300" w:lineRule="auto"/>
              <w:ind w:hanging="3"/>
              <w:jc w:val="center"/>
              <w:rPr>
                <w:b/>
                <w:sz w:val="24"/>
                <w:szCs w:val="24"/>
                <w:lang w:val="vi-VN"/>
              </w:rPr>
            </w:pPr>
            <w:r w:rsidRPr="009718F0">
              <w:rPr>
                <w:b/>
                <w:spacing w:val="-2"/>
                <w:sz w:val="24"/>
                <w:szCs w:val="24"/>
              </w:rPr>
              <w:t>Trọng</w:t>
            </w:r>
            <w:r w:rsidRPr="009718F0">
              <w:rPr>
                <w:b/>
                <w:spacing w:val="-6"/>
                <w:sz w:val="24"/>
                <w:szCs w:val="24"/>
              </w:rPr>
              <w:t>số</w:t>
            </w:r>
            <w:r w:rsidRPr="009718F0">
              <w:rPr>
                <w:b/>
                <w:spacing w:val="-6"/>
                <w:sz w:val="24"/>
                <w:szCs w:val="24"/>
                <w:lang w:val="vi-VN"/>
              </w:rPr>
              <w:t xml:space="preserve"> (%)</w:t>
            </w:r>
          </w:p>
        </w:tc>
        <w:tc>
          <w:tcPr>
            <w:tcW w:w="5811" w:type="dxa"/>
            <w:gridSpan w:val="4"/>
            <w:shd w:val="clear" w:color="auto" w:fill="FDE9D9" w:themeFill="accent6" w:themeFillTint="33"/>
            <w:vAlign w:val="center"/>
          </w:tcPr>
          <w:p w14:paraId="553006F2" w14:textId="77777777" w:rsidR="00E46FB7" w:rsidRPr="009718F0" w:rsidRDefault="00E46FB7" w:rsidP="00ED1B53">
            <w:pPr>
              <w:pStyle w:val="TableParagraph"/>
              <w:spacing w:line="300" w:lineRule="auto"/>
              <w:jc w:val="center"/>
              <w:rPr>
                <w:b/>
                <w:sz w:val="24"/>
                <w:szCs w:val="24"/>
              </w:rPr>
            </w:pPr>
            <w:r w:rsidRPr="009718F0">
              <w:rPr>
                <w:b/>
                <w:sz w:val="24"/>
                <w:szCs w:val="24"/>
              </w:rPr>
              <w:t>Mô</w:t>
            </w:r>
            <w:r w:rsidRPr="009718F0">
              <w:rPr>
                <w:b/>
                <w:spacing w:val="-3"/>
                <w:sz w:val="24"/>
                <w:szCs w:val="24"/>
              </w:rPr>
              <w:t xml:space="preserve"> </w:t>
            </w:r>
            <w:r w:rsidRPr="009718F0">
              <w:rPr>
                <w:b/>
                <w:sz w:val="24"/>
                <w:szCs w:val="24"/>
              </w:rPr>
              <w:t>tả</w:t>
            </w:r>
            <w:r w:rsidRPr="009718F0">
              <w:rPr>
                <w:b/>
                <w:spacing w:val="-2"/>
                <w:sz w:val="24"/>
                <w:szCs w:val="24"/>
              </w:rPr>
              <w:t xml:space="preserve"> </w:t>
            </w:r>
            <w:r w:rsidRPr="009718F0">
              <w:rPr>
                <w:b/>
                <w:sz w:val="24"/>
                <w:szCs w:val="24"/>
              </w:rPr>
              <w:t>mức</w:t>
            </w:r>
            <w:r w:rsidRPr="009718F0">
              <w:rPr>
                <w:b/>
                <w:spacing w:val="-4"/>
                <w:sz w:val="24"/>
                <w:szCs w:val="24"/>
              </w:rPr>
              <w:t xml:space="preserve"> </w:t>
            </w:r>
            <w:r w:rsidRPr="009718F0">
              <w:rPr>
                <w:b/>
                <w:sz w:val="24"/>
                <w:szCs w:val="24"/>
              </w:rPr>
              <w:t>chất</w:t>
            </w:r>
            <w:r w:rsidRPr="009718F0">
              <w:rPr>
                <w:b/>
                <w:spacing w:val="-3"/>
                <w:sz w:val="24"/>
                <w:szCs w:val="24"/>
              </w:rPr>
              <w:t xml:space="preserve"> </w:t>
            </w:r>
            <w:r w:rsidRPr="009718F0">
              <w:rPr>
                <w:b/>
                <w:spacing w:val="-2"/>
                <w:sz w:val="24"/>
                <w:szCs w:val="24"/>
              </w:rPr>
              <w:t>lượng</w:t>
            </w:r>
          </w:p>
        </w:tc>
      </w:tr>
      <w:tr w:rsidR="00E46FB7" w:rsidRPr="009718F0" w14:paraId="1FF17D59" w14:textId="77777777" w:rsidTr="00772A3E">
        <w:trPr>
          <w:trHeight w:val="230"/>
          <w:tblHeader/>
        </w:trPr>
        <w:tc>
          <w:tcPr>
            <w:tcW w:w="1277" w:type="dxa"/>
            <w:vMerge/>
            <w:tcBorders>
              <w:top w:val="nil"/>
            </w:tcBorders>
            <w:shd w:val="clear" w:color="auto" w:fill="FDE9D9" w:themeFill="accent6" w:themeFillTint="33"/>
            <w:vAlign w:val="center"/>
          </w:tcPr>
          <w:p w14:paraId="17BF994C" w14:textId="77777777" w:rsidR="00E46FB7" w:rsidRPr="009718F0" w:rsidRDefault="00E46FB7" w:rsidP="00ED1B53">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2C68AF75" w14:textId="77777777" w:rsidR="00E46FB7" w:rsidRPr="009718F0" w:rsidRDefault="00E46FB7" w:rsidP="00ED1B53">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471FF3D8" w14:textId="77777777" w:rsidR="00E46FB7" w:rsidRPr="009718F0" w:rsidRDefault="00E46FB7" w:rsidP="00ED1B53">
            <w:pPr>
              <w:spacing w:before="0" w:after="0"/>
              <w:jc w:val="center"/>
              <w:rPr>
                <w:rFonts w:cs="Times New Roman"/>
                <w:sz w:val="24"/>
                <w:szCs w:val="24"/>
              </w:rPr>
            </w:pPr>
          </w:p>
        </w:tc>
        <w:tc>
          <w:tcPr>
            <w:tcW w:w="1418" w:type="dxa"/>
            <w:shd w:val="clear" w:color="auto" w:fill="FDE9D9" w:themeFill="accent6" w:themeFillTint="33"/>
            <w:vAlign w:val="center"/>
          </w:tcPr>
          <w:p w14:paraId="2FDA853A" w14:textId="77777777" w:rsidR="00E46FB7" w:rsidRPr="009718F0" w:rsidRDefault="00E46FB7" w:rsidP="00ED1B53">
            <w:pPr>
              <w:pStyle w:val="TableParagraph"/>
              <w:spacing w:line="300" w:lineRule="auto"/>
              <w:jc w:val="center"/>
              <w:rPr>
                <w:b/>
                <w:sz w:val="24"/>
                <w:szCs w:val="24"/>
              </w:rPr>
            </w:pPr>
            <w:r w:rsidRPr="009718F0">
              <w:rPr>
                <w:b/>
                <w:spacing w:val="-4"/>
                <w:sz w:val="24"/>
                <w:szCs w:val="24"/>
              </w:rPr>
              <w:t>Giỏi</w:t>
            </w:r>
          </w:p>
        </w:tc>
        <w:tc>
          <w:tcPr>
            <w:tcW w:w="1418" w:type="dxa"/>
            <w:shd w:val="clear" w:color="auto" w:fill="FDE9D9" w:themeFill="accent6" w:themeFillTint="33"/>
            <w:vAlign w:val="center"/>
          </w:tcPr>
          <w:p w14:paraId="6D35E127" w14:textId="77777777" w:rsidR="00E46FB7" w:rsidRPr="009718F0" w:rsidRDefault="00E46FB7" w:rsidP="00ED1B53">
            <w:pPr>
              <w:pStyle w:val="TableParagraph"/>
              <w:spacing w:line="300" w:lineRule="auto"/>
              <w:jc w:val="center"/>
              <w:rPr>
                <w:b/>
                <w:sz w:val="24"/>
                <w:szCs w:val="24"/>
              </w:rPr>
            </w:pPr>
            <w:r w:rsidRPr="009718F0">
              <w:rPr>
                <w:b/>
                <w:spacing w:val="-5"/>
                <w:sz w:val="24"/>
                <w:szCs w:val="24"/>
              </w:rPr>
              <w:t>Khá</w:t>
            </w:r>
          </w:p>
        </w:tc>
        <w:tc>
          <w:tcPr>
            <w:tcW w:w="1415" w:type="dxa"/>
            <w:shd w:val="clear" w:color="auto" w:fill="FDE9D9" w:themeFill="accent6" w:themeFillTint="33"/>
            <w:vAlign w:val="center"/>
          </w:tcPr>
          <w:p w14:paraId="470B8243" w14:textId="77777777" w:rsidR="00E46FB7" w:rsidRPr="009718F0" w:rsidRDefault="00E46FB7" w:rsidP="00ED1B53">
            <w:pPr>
              <w:pStyle w:val="TableParagraph"/>
              <w:spacing w:line="300" w:lineRule="auto"/>
              <w:jc w:val="center"/>
              <w:rPr>
                <w:b/>
                <w:sz w:val="24"/>
                <w:szCs w:val="24"/>
              </w:rPr>
            </w:pPr>
            <w:r w:rsidRPr="009718F0">
              <w:rPr>
                <w:b/>
                <w:sz w:val="24"/>
                <w:szCs w:val="24"/>
              </w:rPr>
              <w:t>Trung</w:t>
            </w:r>
            <w:r w:rsidRPr="009718F0">
              <w:rPr>
                <w:b/>
                <w:spacing w:val="-7"/>
                <w:sz w:val="24"/>
                <w:szCs w:val="24"/>
              </w:rPr>
              <w:t xml:space="preserve"> </w:t>
            </w:r>
            <w:r w:rsidRPr="009718F0">
              <w:rPr>
                <w:b/>
                <w:spacing w:val="-4"/>
                <w:sz w:val="24"/>
                <w:szCs w:val="24"/>
              </w:rPr>
              <w:t>bình</w:t>
            </w:r>
          </w:p>
        </w:tc>
        <w:tc>
          <w:tcPr>
            <w:tcW w:w="1560" w:type="dxa"/>
            <w:shd w:val="clear" w:color="auto" w:fill="FDE9D9" w:themeFill="accent6" w:themeFillTint="33"/>
            <w:vAlign w:val="center"/>
          </w:tcPr>
          <w:p w14:paraId="1F91302A" w14:textId="77777777" w:rsidR="00E46FB7" w:rsidRPr="009718F0" w:rsidRDefault="00E46FB7" w:rsidP="00ED1B53">
            <w:pPr>
              <w:pStyle w:val="TableParagraph"/>
              <w:spacing w:line="300" w:lineRule="auto"/>
              <w:jc w:val="center"/>
              <w:rPr>
                <w:b/>
                <w:sz w:val="24"/>
                <w:szCs w:val="24"/>
              </w:rPr>
            </w:pPr>
            <w:r w:rsidRPr="009718F0">
              <w:rPr>
                <w:b/>
                <w:spacing w:val="-5"/>
                <w:sz w:val="24"/>
                <w:szCs w:val="24"/>
              </w:rPr>
              <w:t>Yếu</w:t>
            </w:r>
          </w:p>
        </w:tc>
      </w:tr>
      <w:tr w:rsidR="00E46FB7" w:rsidRPr="009718F0" w14:paraId="130FEA9B" w14:textId="77777777" w:rsidTr="00772A3E">
        <w:trPr>
          <w:trHeight w:val="230"/>
          <w:tblHeader/>
        </w:trPr>
        <w:tc>
          <w:tcPr>
            <w:tcW w:w="1277" w:type="dxa"/>
            <w:vMerge/>
            <w:tcBorders>
              <w:top w:val="nil"/>
            </w:tcBorders>
            <w:shd w:val="clear" w:color="auto" w:fill="FDE9D9" w:themeFill="accent6" w:themeFillTint="33"/>
            <w:vAlign w:val="center"/>
          </w:tcPr>
          <w:p w14:paraId="0E627AC1" w14:textId="77777777" w:rsidR="00E46FB7" w:rsidRPr="009718F0" w:rsidRDefault="00E46FB7" w:rsidP="00ED1B53">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730BF329" w14:textId="77777777" w:rsidR="00E46FB7" w:rsidRPr="009718F0" w:rsidRDefault="00E46FB7" w:rsidP="00ED1B53">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2C7C5CD0" w14:textId="77777777" w:rsidR="00E46FB7" w:rsidRPr="009718F0" w:rsidRDefault="00E46FB7" w:rsidP="00ED1B53">
            <w:pPr>
              <w:spacing w:before="0" w:after="0"/>
              <w:jc w:val="center"/>
              <w:rPr>
                <w:rFonts w:cs="Times New Roman"/>
                <w:sz w:val="24"/>
                <w:szCs w:val="24"/>
              </w:rPr>
            </w:pPr>
          </w:p>
        </w:tc>
        <w:tc>
          <w:tcPr>
            <w:tcW w:w="1418" w:type="dxa"/>
            <w:shd w:val="clear" w:color="auto" w:fill="FDE9D9" w:themeFill="accent6" w:themeFillTint="33"/>
            <w:vAlign w:val="center"/>
          </w:tcPr>
          <w:p w14:paraId="3A016736" w14:textId="77777777" w:rsidR="00E46FB7" w:rsidRPr="009718F0" w:rsidRDefault="00E46FB7" w:rsidP="00ED1B53">
            <w:pPr>
              <w:pStyle w:val="TableParagraph"/>
              <w:spacing w:line="300" w:lineRule="auto"/>
              <w:jc w:val="center"/>
              <w:rPr>
                <w:b/>
                <w:sz w:val="24"/>
                <w:szCs w:val="24"/>
              </w:rPr>
            </w:pPr>
            <w:r w:rsidRPr="009718F0">
              <w:rPr>
                <w:b/>
                <w:sz w:val="24"/>
                <w:szCs w:val="24"/>
                <w:lang w:val="en-US"/>
              </w:rPr>
              <w:t>8.5-10</w:t>
            </w:r>
          </w:p>
        </w:tc>
        <w:tc>
          <w:tcPr>
            <w:tcW w:w="1418" w:type="dxa"/>
            <w:shd w:val="clear" w:color="auto" w:fill="FDE9D9" w:themeFill="accent6" w:themeFillTint="33"/>
            <w:vAlign w:val="center"/>
          </w:tcPr>
          <w:p w14:paraId="62E15FAD" w14:textId="77777777" w:rsidR="00E46FB7" w:rsidRPr="009718F0" w:rsidRDefault="00E46FB7" w:rsidP="00ED1B53">
            <w:pPr>
              <w:pStyle w:val="TableParagraph"/>
              <w:spacing w:line="300" w:lineRule="auto"/>
              <w:jc w:val="center"/>
              <w:rPr>
                <w:b/>
                <w:sz w:val="24"/>
                <w:szCs w:val="24"/>
                <w:lang w:val="en-US"/>
              </w:rPr>
            </w:pPr>
            <w:r w:rsidRPr="009718F0">
              <w:rPr>
                <w:b/>
                <w:sz w:val="24"/>
                <w:szCs w:val="24"/>
                <w:lang w:val="en-US"/>
              </w:rPr>
              <w:t>7.0</w:t>
            </w:r>
            <w:r w:rsidRPr="009718F0">
              <w:rPr>
                <w:b/>
                <w:sz w:val="24"/>
                <w:szCs w:val="24"/>
              </w:rPr>
              <w:t xml:space="preserve"> –</w:t>
            </w:r>
            <w:r w:rsidRPr="009718F0">
              <w:rPr>
                <w:b/>
                <w:spacing w:val="-2"/>
                <w:sz w:val="24"/>
                <w:szCs w:val="24"/>
              </w:rPr>
              <w:t xml:space="preserve"> </w:t>
            </w:r>
            <w:r w:rsidRPr="009718F0">
              <w:rPr>
                <w:b/>
                <w:spacing w:val="-2"/>
                <w:sz w:val="24"/>
                <w:szCs w:val="24"/>
                <w:lang w:val="en-US"/>
              </w:rPr>
              <w:t>8</w:t>
            </w:r>
            <w:r w:rsidRPr="009718F0">
              <w:rPr>
                <w:b/>
                <w:spacing w:val="-5"/>
                <w:sz w:val="24"/>
                <w:szCs w:val="24"/>
              </w:rPr>
              <w:t>.</w:t>
            </w:r>
            <w:r w:rsidRPr="009718F0">
              <w:rPr>
                <w:b/>
                <w:spacing w:val="-5"/>
                <w:sz w:val="24"/>
                <w:szCs w:val="24"/>
                <w:lang w:val="en-US"/>
              </w:rPr>
              <w:t>4</w:t>
            </w:r>
          </w:p>
        </w:tc>
        <w:tc>
          <w:tcPr>
            <w:tcW w:w="1415" w:type="dxa"/>
            <w:shd w:val="clear" w:color="auto" w:fill="FDE9D9" w:themeFill="accent6" w:themeFillTint="33"/>
            <w:vAlign w:val="center"/>
          </w:tcPr>
          <w:p w14:paraId="7B20609D" w14:textId="77777777" w:rsidR="00E46FB7" w:rsidRPr="009718F0" w:rsidRDefault="00E46FB7" w:rsidP="00ED1B53">
            <w:pPr>
              <w:pStyle w:val="TableParagraph"/>
              <w:spacing w:line="300" w:lineRule="auto"/>
              <w:jc w:val="center"/>
              <w:rPr>
                <w:b/>
                <w:sz w:val="24"/>
                <w:szCs w:val="24"/>
                <w:lang w:val="en-US"/>
              </w:rPr>
            </w:pPr>
            <w:r w:rsidRPr="009718F0">
              <w:rPr>
                <w:b/>
                <w:sz w:val="24"/>
                <w:szCs w:val="24"/>
                <w:lang w:val="en-US"/>
              </w:rPr>
              <w:t>4,5</w:t>
            </w:r>
            <w:r w:rsidRPr="009718F0">
              <w:rPr>
                <w:b/>
                <w:sz w:val="24"/>
                <w:szCs w:val="24"/>
              </w:rPr>
              <w:t xml:space="preserve"> –</w:t>
            </w:r>
            <w:r w:rsidRPr="009718F0">
              <w:rPr>
                <w:b/>
                <w:spacing w:val="-2"/>
                <w:sz w:val="24"/>
                <w:szCs w:val="24"/>
              </w:rPr>
              <w:t xml:space="preserve"> </w:t>
            </w:r>
            <w:r w:rsidRPr="009718F0">
              <w:rPr>
                <w:b/>
                <w:spacing w:val="-2"/>
                <w:sz w:val="24"/>
                <w:szCs w:val="24"/>
                <w:lang w:val="en-US"/>
              </w:rPr>
              <w:t>6,9</w:t>
            </w:r>
          </w:p>
        </w:tc>
        <w:tc>
          <w:tcPr>
            <w:tcW w:w="1560" w:type="dxa"/>
            <w:shd w:val="clear" w:color="auto" w:fill="FDE9D9" w:themeFill="accent6" w:themeFillTint="33"/>
            <w:vAlign w:val="center"/>
          </w:tcPr>
          <w:p w14:paraId="24274F0A" w14:textId="77777777" w:rsidR="00E46FB7" w:rsidRPr="009718F0" w:rsidRDefault="00E46FB7" w:rsidP="00ED1B53">
            <w:pPr>
              <w:pStyle w:val="TableParagraph"/>
              <w:spacing w:line="300" w:lineRule="auto"/>
              <w:jc w:val="center"/>
              <w:rPr>
                <w:b/>
                <w:sz w:val="24"/>
                <w:szCs w:val="24"/>
                <w:lang w:val="en-US"/>
              </w:rPr>
            </w:pPr>
            <w:r w:rsidRPr="009718F0">
              <w:rPr>
                <w:b/>
                <w:spacing w:val="-5"/>
                <w:sz w:val="24"/>
                <w:szCs w:val="24"/>
              </w:rPr>
              <w:t>0</w:t>
            </w:r>
            <w:r w:rsidRPr="009718F0">
              <w:rPr>
                <w:b/>
                <w:spacing w:val="-5"/>
                <w:sz w:val="24"/>
                <w:szCs w:val="24"/>
                <w:lang w:val="en-US"/>
              </w:rPr>
              <w:t xml:space="preserve"> - 4,4</w:t>
            </w:r>
          </w:p>
        </w:tc>
      </w:tr>
      <w:tr w:rsidR="00E46FB7" w:rsidRPr="009718F0" w14:paraId="6EB3F7E7" w14:textId="77777777" w:rsidTr="00772A3E">
        <w:trPr>
          <w:trHeight w:val="921"/>
        </w:trPr>
        <w:tc>
          <w:tcPr>
            <w:tcW w:w="1277" w:type="dxa"/>
            <w:vAlign w:val="center"/>
          </w:tcPr>
          <w:p w14:paraId="64A80A15" w14:textId="77777777" w:rsidR="00E46FB7" w:rsidRPr="009718F0" w:rsidRDefault="00E46FB7" w:rsidP="00ED1B53">
            <w:pPr>
              <w:pStyle w:val="TableParagraph"/>
              <w:spacing w:line="300" w:lineRule="auto"/>
              <w:jc w:val="center"/>
              <w:rPr>
                <w:sz w:val="24"/>
                <w:szCs w:val="24"/>
                <w:lang w:val="vi-VN"/>
              </w:rPr>
            </w:pPr>
            <w:r w:rsidRPr="009718F0">
              <w:rPr>
                <w:sz w:val="24"/>
                <w:szCs w:val="24"/>
                <w:lang w:val="vi-VN"/>
              </w:rPr>
              <w:t>Kết cấu bài thuyết trình</w:t>
            </w:r>
          </w:p>
        </w:tc>
        <w:tc>
          <w:tcPr>
            <w:tcW w:w="1133" w:type="dxa"/>
            <w:vAlign w:val="center"/>
          </w:tcPr>
          <w:p w14:paraId="1D97B64D" w14:textId="77777777" w:rsidR="00E46FB7" w:rsidRPr="009718F0" w:rsidRDefault="00E46FB7" w:rsidP="00ED1B53">
            <w:pPr>
              <w:pStyle w:val="TableParagraph"/>
              <w:spacing w:line="300" w:lineRule="auto"/>
              <w:rPr>
                <w:sz w:val="24"/>
                <w:szCs w:val="24"/>
                <w:lang w:val="vi-VN"/>
              </w:rPr>
            </w:pPr>
          </w:p>
        </w:tc>
        <w:tc>
          <w:tcPr>
            <w:tcW w:w="850" w:type="dxa"/>
            <w:vAlign w:val="center"/>
          </w:tcPr>
          <w:p w14:paraId="60396650" w14:textId="77777777" w:rsidR="00E46FB7" w:rsidRPr="009718F0" w:rsidRDefault="00E46FB7" w:rsidP="00ED1B53">
            <w:pPr>
              <w:pStyle w:val="TableParagraph"/>
              <w:spacing w:line="300" w:lineRule="auto"/>
              <w:jc w:val="center"/>
              <w:rPr>
                <w:spacing w:val="-5"/>
                <w:sz w:val="24"/>
                <w:szCs w:val="24"/>
              </w:rPr>
            </w:pPr>
            <w:r w:rsidRPr="009718F0">
              <w:rPr>
                <w:sz w:val="24"/>
                <w:szCs w:val="24"/>
                <w:lang w:val="vi-VN"/>
              </w:rPr>
              <w:t>10</w:t>
            </w:r>
          </w:p>
        </w:tc>
        <w:tc>
          <w:tcPr>
            <w:tcW w:w="1418" w:type="dxa"/>
            <w:vAlign w:val="center"/>
          </w:tcPr>
          <w:p w14:paraId="1516E9B3"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Kết cấu bản thuyết trình hợp lý,</w:t>
            </w:r>
            <w:r w:rsidRPr="009718F0">
              <w:rPr>
                <w:sz w:val="24"/>
                <w:szCs w:val="24"/>
                <w:lang w:val="en-US"/>
              </w:rPr>
              <w:t xml:space="preserve"> </w:t>
            </w:r>
            <w:r w:rsidRPr="009718F0">
              <w:rPr>
                <w:sz w:val="24"/>
                <w:szCs w:val="24"/>
                <w:lang w:val="vi-VN"/>
              </w:rPr>
              <w:t xml:space="preserve">logic; các ý, các nội dung kết nối chặt chẽ. </w:t>
            </w:r>
          </w:p>
        </w:tc>
        <w:tc>
          <w:tcPr>
            <w:tcW w:w="1418" w:type="dxa"/>
            <w:vAlign w:val="center"/>
          </w:tcPr>
          <w:p w14:paraId="2B103B51"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Kết cấu bản thuyết trình hợp lý; có một số nội dung chưa kết nối</w:t>
            </w:r>
            <w:r w:rsidRPr="009718F0">
              <w:rPr>
                <w:sz w:val="24"/>
                <w:szCs w:val="24"/>
                <w:lang w:val="en-US"/>
              </w:rPr>
              <w:t>, chưa</w:t>
            </w:r>
            <w:r w:rsidRPr="009718F0">
              <w:rPr>
                <w:sz w:val="24"/>
                <w:szCs w:val="24"/>
                <w:lang w:val="vi-VN"/>
              </w:rPr>
              <w:t xml:space="preserve"> logic.</w:t>
            </w:r>
          </w:p>
        </w:tc>
        <w:tc>
          <w:tcPr>
            <w:tcW w:w="1415" w:type="dxa"/>
            <w:vAlign w:val="center"/>
          </w:tcPr>
          <w:p w14:paraId="28C04A40"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Kết cấu bản thuyết trình chưa hướng đến làm rõ mục tiêu, có tính liệt kê;  một số nội dung chưa rõ</w:t>
            </w:r>
            <w:r w:rsidRPr="009718F0">
              <w:rPr>
                <w:sz w:val="24"/>
                <w:szCs w:val="24"/>
                <w:lang w:val="en-US"/>
              </w:rPr>
              <w:t>.</w:t>
            </w:r>
            <w:r w:rsidRPr="009718F0">
              <w:rPr>
                <w:sz w:val="24"/>
                <w:szCs w:val="24"/>
                <w:lang w:val="vi-VN"/>
              </w:rPr>
              <w:t xml:space="preserve">  </w:t>
            </w:r>
          </w:p>
        </w:tc>
        <w:tc>
          <w:tcPr>
            <w:tcW w:w="1560" w:type="dxa"/>
            <w:vAlign w:val="center"/>
          </w:tcPr>
          <w:p w14:paraId="73ED3916" w14:textId="77777777" w:rsidR="00E46FB7" w:rsidRPr="009718F0" w:rsidRDefault="00E46FB7" w:rsidP="00ED1B53">
            <w:pPr>
              <w:spacing w:before="0" w:after="0"/>
              <w:jc w:val="both"/>
              <w:rPr>
                <w:rFonts w:cs="Times New Roman"/>
                <w:sz w:val="24"/>
                <w:szCs w:val="24"/>
                <w:lang w:val="vi-VN"/>
              </w:rPr>
            </w:pPr>
            <w:r w:rsidRPr="009718F0">
              <w:rPr>
                <w:rFonts w:cs="Times New Roman"/>
                <w:sz w:val="24"/>
                <w:szCs w:val="24"/>
                <w:lang w:val="vi-VN"/>
              </w:rPr>
              <w:t xml:space="preserve">Kết cấu chưa hướng đến mục tiêu; nhiều nội dung ít có liên hệ mục tiêu. </w:t>
            </w:r>
          </w:p>
        </w:tc>
      </w:tr>
      <w:tr w:rsidR="00E46FB7" w:rsidRPr="009718F0" w14:paraId="5FC8D304" w14:textId="77777777" w:rsidTr="00772A3E">
        <w:trPr>
          <w:trHeight w:val="921"/>
        </w:trPr>
        <w:tc>
          <w:tcPr>
            <w:tcW w:w="1277" w:type="dxa"/>
            <w:vAlign w:val="center"/>
          </w:tcPr>
          <w:p w14:paraId="093A3CF3" w14:textId="77777777" w:rsidR="00E46FB7" w:rsidRPr="009718F0" w:rsidRDefault="00E46FB7" w:rsidP="00ED1B53">
            <w:pPr>
              <w:pStyle w:val="TableParagraph"/>
              <w:spacing w:line="300" w:lineRule="auto"/>
              <w:jc w:val="center"/>
              <w:rPr>
                <w:sz w:val="24"/>
                <w:szCs w:val="24"/>
                <w:lang w:val="vi-VN"/>
              </w:rPr>
            </w:pPr>
            <w:r w:rsidRPr="009718F0">
              <w:rPr>
                <w:sz w:val="24"/>
                <w:szCs w:val="24"/>
                <w:lang w:val="vi-VN"/>
              </w:rPr>
              <w:t>Kỹ năng trình bày</w:t>
            </w:r>
          </w:p>
        </w:tc>
        <w:tc>
          <w:tcPr>
            <w:tcW w:w="1133" w:type="dxa"/>
            <w:vAlign w:val="center"/>
          </w:tcPr>
          <w:p w14:paraId="1A40FCA3" w14:textId="77777777" w:rsidR="00E46FB7" w:rsidRPr="009718F0" w:rsidRDefault="00E46FB7" w:rsidP="00ED1B53">
            <w:pPr>
              <w:pStyle w:val="TableParagraph"/>
              <w:spacing w:line="300" w:lineRule="auto"/>
              <w:rPr>
                <w:sz w:val="24"/>
                <w:szCs w:val="24"/>
                <w:lang w:val="vi-VN"/>
              </w:rPr>
            </w:pPr>
          </w:p>
        </w:tc>
        <w:tc>
          <w:tcPr>
            <w:tcW w:w="850" w:type="dxa"/>
            <w:vAlign w:val="center"/>
          </w:tcPr>
          <w:p w14:paraId="4A28C232" w14:textId="77777777" w:rsidR="00E46FB7" w:rsidRPr="009718F0" w:rsidRDefault="00E46FB7" w:rsidP="00ED1B53">
            <w:pPr>
              <w:pStyle w:val="TableParagraph"/>
              <w:spacing w:line="300" w:lineRule="auto"/>
              <w:jc w:val="center"/>
              <w:rPr>
                <w:spacing w:val="-5"/>
                <w:sz w:val="24"/>
                <w:szCs w:val="24"/>
              </w:rPr>
            </w:pPr>
            <w:r w:rsidRPr="009718F0">
              <w:rPr>
                <w:sz w:val="24"/>
                <w:szCs w:val="24"/>
                <w:lang w:val="vi-VN"/>
              </w:rPr>
              <w:t>20</w:t>
            </w:r>
          </w:p>
        </w:tc>
        <w:tc>
          <w:tcPr>
            <w:tcW w:w="1418" w:type="dxa"/>
            <w:vAlign w:val="center"/>
          </w:tcPr>
          <w:p w14:paraId="18AECEDC" w14:textId="77777777" w:rsidR="00E46FB7" w:rsidRPr="009718F0" w:rsidRDefault="00E46FB7" w:rsidP="00ED1B53">
            <w:pPr>
              <w:pStyle w:val="TableParagraph"/>
              <w:spacing w:line="300" w:lineRule="auto"/>
              <w:jc w:val="both"/>
              <w:rPr>
                <w:sz w:val="24"/>
                <w:szCs w:val="24"/>
                <w:lang w:val="en-US"/>
              </w:rPr>
            </w:pPr>
            <w:r w:rsidRPr="009718F0">
              <w:rPr>
                <w:sz w:val="24"/>
                <w:szCs w:val="24"/>
                <w:lang w:val="vi-VN"/>
              </w:rPr>
              <w:t>Trình bày</w:t>
            </w:r>
            <w:r w:rsidRPr="009718F0">
              <w:rPr>
                <w:sz w:val="24"/>
                <w:szCs w:val="24"/>
              </w:rPr>
              <w:t xml:space="preserve"> rõ,</w:t>
            </w:r>
            <w:r w:rsidRPr="009718F0">
              <w:rPr>
                <w:sz w:val="24"/>
                <w:szCs w:val="24"/>
                <w:lang w:val="vi-VN"/>
              </w:rPr>
              <w:t xml:space="preserve"> mạch lạc, logic;</w:t>
            </w:r>
            <w:r w:rsidRPr="009718F0">
              <w:rPr>
                <w:sz w:val="24"/>
                <w:szCs w:val="24"/>
              </w:rPr>
              <w:t xml:space="preserve"> </w:t>
            </w:r>
            <w:r w:rsidRPr="009718F0">
              <w:rPr>
                <w:sz w:val="24"/>
                <w:szCs w:val="24"/>
                <w:lang w:val="vi-VN"/>
              </w:rPr>
              <w:t xml:space="preserve">sử dụng  hình ảnh, biểu bảng hợp lý; chủ động, </w:t>
            </w:r>
            <w:r w:rsidRPr="009718F0">
              <w:rPr>
                <w:sz w:val="24"/>
                <w:szCs w:val="24"/>
              </w:rPr>
              <w:t>tự tin, thuyết phục</w:t>
            </w:r>
            <w:r w:rsidRPr="009718F0">
              <w:rPr>
                <w:sz w:val="24"/>
                <w:szCs w:val="24"/>
                <w:lang w:val="en-US"/>
              </w:rPr>
              <w:t>; quản lý tốt thời gian trình bày.</w:t>
            </w:r>
          </w:p>
        </w:tc>
        <w:tc>
          <w:tcPr>
            <w:tcW w:w="1418" w:type="dxa"/>
            <w:vAlign w:val="center"/>
          </w:tcPr>
          <w:p w14:paraId="05428779" w14:textId="77777777" w:rsidR="00E46FB7" w:rsidRPr="009718F0" w:rsidRDefault="00E46FB7" w:rsidP="00ED1B53">
            <w:pPr>
              <w:pStyle w:val="TableParagraph"/>
              <w:spacing w:line="300" w:lineRule="auto"/>
              <w:jc w:val="both"/>
              <w:rPr>
                <w:sz w:val="24"/>
                <w:szCs w:val="24"/>
                <w:lang w:val="en-US"/>
              </w:rPr>
            </w:pPr>
            <w:r w:rsidRPr="009718F0">
              <w:rPr>
                <w:sz w:val="24"/>
                <w:szCs w:val="24"/>
                <w:lang w:val="vi-VN"/>
              </w:rPr>
              <w:t>Trình bày</w:t>
            </w:r>
            <w:r w:rsidRPr="009718F0">
              <w:rPr>
                <w:sz w:val="24"/>
                <w:szCs w:val="24"/>
                <w:lang w:val="en-US"/>
              </w:rPr>
              <w:t xml:space="preserve"> một số điểm</w:t>
            </w:r>
            <w:r w:rsidRPr="009718F0">
              <w:rPr>
                <w:sz w:val="24"/>
                <w:szCs w:val="24"/>
                <w:lang w:val="vi-VN"/>
              </w:rPr>
              <w:t xml:space="preserve"> chưa rõ, chưa logic;</w:t>
            </w:r>
            <w:r w:rsidRPr="009718F0">
              <w:rPr>
                <w:sz w:val="24"/>
                <w:szCs w:val="24"/>
                <w:lang w:val="en-US"/>
              </w:rPr>
              <w:t xml:space="preserve"> </w:t>
            </w:r>
            <w:r w:rsidRPr="009718F0">
              <w:rPr>
                <w:sz w:val="24"/>
                <w:szCs w:val="24"/>
                <w:lang w:val="vi-VN"/>
              </w:rPr>
              <w:t xml:space="preserve">biểu bảng chưa hợp lý, có thiếu sót; có thành viên chưa </w:t>
            </w:r>
            <w:r w:rsidRPr="009718F0">
              <w:rPr>
                <w:sz w:val="24"/>
                <w:szCs w:val="24"/>
              </w:rPr>
              <w:t>tự tin</w:t>
            </w:r>
            <w:r w:rsidRPr="009718F0">
              <w:rPr>
                <w:sz w:val="24"/>
                <w:szCs w:val="24"/>
                <w:lang w:val="vi-VN"/>
              </w:rPr>
              <w:t xml:space="preserve"> khi thuyết trình</w:t>
            </w:r>
            <w:r w:rsidRPr="009718F0">
              <w:rPr>
                <w:sz w:val="24"/>
                <w:szCs w:val="24"/>
                <w:lang w:val="en-US"/>
              </w:rPr>
              <w:t>; thời gian trình bày lệch chuẩn không nhiều.</w:t>
            </w:r>
          </w:p>
        </w:tc>
        <w:tc>
          <w:tcPr>
            <w:tcW w:w="1415" w:type="dxa"/>
            <w:vAlign w:val="center"/>
          </w:tcPr>
          <w:p w14:paraId="6453CD40"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Trình bày chưa thuyết phục, chỉ thể hiện được nội dung cơ bản; một số bảng biểu sai; một số thành viên chưa tự tin</w:t>
            </w:r>
            <w:r w:rsidRPr="009718F0">
              <w:rPr>
                <w:sz w:val="24"/>
                <w:szCs w:val="24"/>
                <w:lang w:val="en-US"/>
              </w:rPr>
              <w:t xml:space="preserve">; thời gian trình bày lệch chuẩn đáng kể.  </w:t>
            </w:r>
            <w:r w:rsidRPr="009718F0">
              <w:rPr>
                <w:sz w:val="24"/>
                <w:szCs w:val="24"/>
                <w:lang w:val="vi-VN"/>
              </w:rPr>
              <w:t xml:space="preserve"> </w:t>
            </w:r>
          </w:p>
        </w:tc>
        <w:tc>
          <w:tcPr>
            <w:tcW w:w="1560" w:type="dxa"/>
            <w:vAlign w:val="center"/>
          </w:tcPr>
          <w:p w14:paraId="7DF5F51A" w14:textId="77777777" w:rsidR="00E46FB7" w:rsidRPr="009718F0" w:rsidRDefault="00E46FB7" w:rsidP="00ED1B53">
            <w:pPr>
              <w:pStyle w:val="TableParagraph"/>
              <w:spacing w:line="300" w:lineRule="auto"/>
              <w:jc w:val="both"/>
              <w:rPr>
                <w:sz w:val="24"/>
                <w:szCs w:val="24"/>
                <w:lang w:val="en-US"/>
              </w:rPr>
            </w:pPr>
            <w:r w:rsidRPr="009718F0">
              <w:rPr>
                <w:sz w:val="24"/>
                <w:szCs w:val="24"/>
                <w:lang w:val="vi-VN"/>
              </w:rPr>
              <w:t>Nhiều thành viên trình bày chưa bám sát mục tiêu, không tự tin; không thể hiện được mục đích bài thuyết trình</w:t>
            </w:r>
            <w:r w:rsidRPr="009718F0">
              <w:rPr>
                <w:sz w:val="24"/>
                <w:szCs w:val="24"/>
                <w:lang w:val="en-US"/>
              </w:rPr>
              <w:t>; không quản lý được thời gian trình bày.</w:t>
            </w:r>
          </w:p>
        </w:tc>
      </w:tr>
      <w:tr w:rsidR="00E46FB7" w:rsidRPr="009718F0" w14:paraId="53B260B7" w14:textId="77777777" w:rsidTr="00772A3E">
        <w:trPr>
          <w:trHeight w:val="921"/>
        </w:trPr>
        <w:tc>
          <w:tcPr>
            <w:tcW w:w="1277" w:type="dxa"/>
            <w:vAlign w:val="center"/>
          </w:tcPr>
          <w:p w14:paraId="365421F0" w14:textId="77777777" w:rsidR="00E46FB7" w:rsidRPr="009718F0" w:rsidRDefault="00E46FB7" w:rsidP="00ED1B53">
            <w:pPr>
              <w:pStyle w:val="TableParagraph"/>
              <w:spacing w:line="300" w:lineRule="auto"/>
              <w:jc w:val="center"/>
              <w:rPr>
                <w:sz w:val="24"/>
                <w:szCs w:val="24"/>
              </w:rPr>
            </w:pPr>
            <w:r w:rsidRPr="009718F0">
              <w:rPr>
                <w:sz w:val="24"/>
                <w:szCs w:val="24"/>
              </w:rPr>
              <w:t>Nội dung</w:t>
            </w:r>
          </w:p>
        </w:tc>
        <w:tc>
          <w:tcPr>
            <w:tcW w:w="1133" w:type="dxa"/>
            <w:vAlign w:val="center"/>
          </w:tcPr>
          <w:p w14:paraId="54A6B3BA" w14:textId="77777777" w:rsidR="00E46FB7" w:rsidRPr="009718F0" w:rsidRDefault="00E46FB7" w:rsidP="00ED1B53">
            <w:pPr>
              <w:pStyle w:val="TableParagraph"/>
              <w:spacing w:line="300" w:lineRule="auto"/>
              <w:rPr>
                <w:sz w:val="24"/>
                <w:szCs w:val="24"/>
              </w:rPr>
            </w:pPr>
          </w:p>
        </w:tc>
        <w:tc>
          <w:tcPr>
            <w:tcW w:w="850" w:type="dxa"/>
            <w:vAlign w:val="center"/>
          </w:tcPr>
          <w:p w14:paraId="1A49C19C" w14:textId="77777777" w:rsidR="00E46FB7" w:rsidRPr="009718F0" w:rsidRDefault="00E46FB7" w:rsidP="00ED1B53">
            <w:pPr>
              <w:pStyle w:val="TableParagraph"/>
              <w:spacing w:line="300" w:lineRule="auto"/>
              <w:jc w:val="center"/>
              <w:rPr>
                <w:spacing w:val="-5"/>
                <w:sz w:val="24"/>
                <w:szCs w:val="24"/>
                <w:lang w:val="en-US"/>
              </w:rPr>
            </w:pPr>
            <w:r w:rsidRPr="009718F0">
              <w:rPr>
                <w:spacing w:val="-5"/>
                <w:sz w:val="24"/>
                <w:szCs w:val="24"/>
                <w:lang w:val="en-US"/>
              </w:rPr>
              <w:t>30</w:t>
            </w:r>
          </w:p>
        </w:tc>
        <w:tc>
          <w:tcPr>
            <w:tcW w:w="1418" w:type="dxa"/>
            <w:vAlign w:val="center"/>
          </w:tcPr>
          <w:p w14:paraId="1A954BC0"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 xml:space="preserve">Phân tích sâu nội dung cơ bản, logic; có phát hiện đặc thù, riêng biệt cho đối tượng; vận dụng được  </w:t>
            </w:r>
            <w:r w:rsidRPr="009718F0">
              <w:rPr>
                <w:sz w:val="24"/>
                <w:szCs w:val="24"/>
                <w:lang w:val="vi-VN"/>
              </w:rPr>
              <w:lastRenderedPageBreak/>
              <w:t xml:space="preserve">lý thuyết. </w:t>
            </w:r>
          </w:p>
        </w:tc>
        <w:tc>
          <w:tcPr>
            <w:tcW w:w="1418" w:type="dxa"/>
            <w:vAlign w:val="center"/>
          </w:tcPr>
          <w:p w14:paraId="6C87C290"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lastRenderedPageBreak/>
              <w:t>Phân tích được những nội dung cơ bản nhưng chư</w:t>
            </w:r>
            <w:r w:rsidRPr="009718F0">
              <w:rPr>
                <w:sz w:val="24"/>
                <w:szCs w:val="24"/>
                <w:lang w:val="en-US"/>
              </w:rPr>
              <w:t>a</w:t>
            </w:r>
            <w:r w:rsidRPr="009718F0">
              <w:rPr>
                <w:sz w:val="24"/>
                <w:szCs w:val="24"/>
                <w:lang w:val="vi-VN"/>
              </w:rPr>
              <w:t xml:space="preserve"> logic; có phát hiện đặc thù, riêng biệt </w:t>
            </w:r>
            <w:r w:rsidRPr="009718F0">
              <w:rPr>
                <w:sz w:val="24"/>
                <w:szCs w:val="24"/>
                <w:lang w:val="vi-VN"/>
              </w:rPr>
              <w:lastRenderedPageBreak/>
              <w:t>cho đối tượng; biết vận dụng các lỷ thuyết.</w:t>
            </w:r>
          </w:p>
        </w:tc>
        <w:tc>
          <w:tcPr>
            <w:tcW w:w="1415" w:type="dxa"/>
            <w:vAlign w:val="center"/>
          </w:tcPr>
          <w:p w14:paraId="2F4008E6" w14:textId="77777777" w:rsidR="00E46FB7" w:rsidRPr="009718F0" w:rsidRDefault="00E46FB7" w:rsidP="00ED1B53">
            <w:pPr>
              <w:pStyle w:val="TableParagraph"/>
              <w:spacing w:line="300" w:lineRule="auto"/>
              <w:jc w:val="both"/>
              <w:rPr>
                <w:sz w:val="24"/>
                <w:szCs w:val="24"/>
                <w:lang w:val="en-US"/>
              </w:rPr>
            </w:pPr>
            <w:r w:rsidRPr="009718F0">
              <w:rPr>
                <w:sz w:val="24"/>
                <w:szCs w:val="24"/>
                <w:lang w:val="vi-VN"/>
              </w:rPr>
              <w:lastRenderedPageBreak/>
              <w:t xml:space="preserve">Phân tích được một số  nội dung cơ bản; chưa  phát hiện đặc thù, riêng biệt cho đối tượng; </w:t>
            </w:r>
            <w:r w:rsidRPr="009718F0">
              <w:rPr>
                <w:sz w:val="24"/>
                <w:szCs w:val="24"/>
                <w:lang w:val="vi-VN"/>
              </w:rPr>
              <w:lastRenderedPageBreak/>
              <w:t>áp dụng lý thuyết thuần túy,</w:t>
            </w:r>
            <w:r w:rsidRPr="009718F0">
              <w:rPr>
                <w:sz w:val="24"/>
                <w:szCs w:val="24"/>
                <w:lang w:val="en-US"/>
              </w:rPr>
              <w:t xml:space="preserve"> </w:t>
            </w:r>
            <w:r w:rsidRPr="009718F0">
              <w:rPr>
                <w:sz w:val="24"/>
                <w:szCs w:val="24"/>
                <w:lang w:val="vi-VN"/>
              </w:rPr>
              <w:t xml:space="preserve">thiếu tính sáng tạo. </w:t>
            </w:r>
            <w:r w:rsidRPr="009718F0">
              <w:rPr>
                <w:sz w:val="24"/>
                <w:szCs w:val="24"/>
                <w:lang w:val="en-US"/>
              </w:rPr>
              <w:t xml:space="preserve"> </w:t>
            </w:r>
          </w:p>
        </w:tc>
        <w:tc>
          <w:tcPr>
            <w:tcW w:w="1560" w:type="dxa"/>
            <w:vAlign w:val="center"/>
          </w:tcPr>
          <w:p w14:paraId="46A21953"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lastRenderedPageBreak/>
              <w:t xml:space="preserve">Không phân tích được nội dung cơ bản; không có phát hiện riêng biệt cho đối tượng nghiên cứu </w:t>
            </w:r>
            <w:r w:rsidRPr="009718F0">
              <w:rPr>
                <w:sz w:val="24"/>
                <w:szCs w:val="24"/>
                <w:lang w:val="vi-VN"/>
              </w:rPr>
              <w:lastRenderedPageBreak/>
              <w:t>hoặc vận dụng sai lý thuyết.</w:t>
            </w:r>
          </w:p>
        </w:tc>
      </w:tr>
      <w:tr w:rsidR="00E46FB7" w:rsidRPr="009718F0" w14:paraId="73B5413E" w14:textId="77777777" w:rsidTr="00772A3E">
        <w:trPr>
          <w:trHeight w:val="688"/>
        </w:trPr>
        <w:tc>
          <w:tcPr>
            <w:tcW w:w="1277" w:type="dxa"/>
            <w:vAlign w:val="center"/>
          </w:tcPr>
          <w:p w14:paraId="7D3524F8" w14:textId="77777777" w:rsidR="00E46FB7" w:rsidRPr="009718F0" w:rsidRDefault="00E46FB7" w:rsidP="00ED1B53">
            <w:pPr>
              <w:pStyle w:val="TableParagraph"/>
              <w:spacing w:line="300" w:lineRule="auto"/>
              <w:jc w:val="center"/>
              <w:rPr>
                <w:sz w:val="24"/>
                <w:szCs w:val="24"/>
                <w:lang w:val="vi-VN"/>
              </w:rPr>
            </w:pPr>
            <w:r w:rsidRPr="009718F0">
              <w:rPr>
                <w:sz w:val="24"/>
                <w:szCs w:val="24"/>
              </w:rPr>
              <w:lastRenderedPageBreak/>
              <w:t>Trả</w:t>
            </w:r>
            <w:r w:rsidRPr="009718F0">
              <w:rPr>
                <w:spacing w:val="-13"/>
                <w:sz w:val="24"/>
                <w:szCs w:val="24"/>
              </w:rPr>
              <w:t xml:space="preserve"> </w:t>
            </w:r>
            <w:r w:rsidRPr="009718F0">
              <w:rPr>
                <w:sz w:val="24"/>
                <w:szCs w:val="24"/>
              </w:rPr>
              <w:t>lời</w:t>
            </w:r>
            <w:r w:rsidRPr="009718F0">
              <w:rPr>
                <w:spacing w:val="-12"/>
                <w:sz w:val="24"/>
                <w:szCs w:val="24"/>
              </w:rPr>
              <w:t xml:space="preserve"> </w:t>
            </w:r>
            <w:r w:rsidRPr="009718F0">
              <w:rPr>
                <w:sz w:val="24"/>
                <w:szCs w:val="24"/>
              </w:rPr>
              <w:t xml:space="preserve">câu </w:t>
            </w:r>
            <w:r w:rsidRPr="009718F0">
              <w:rPr>
                <w:spacing w:val="-4"/>
                <w:sz w:val="24"/>
                <w:szCs w:val="24"/>
              </w:rPr>
              <w:t>hỏi</w:t>
            </w:r>
            <w:r w:rsidRPr="009718F0">
              <w:rPr>
                <w:spacing w:val="-4"/>
                <w:sz w:val="24"/>
                <w:szCs w:val="24"/>
                <w:lang w:val="vi-VN"/>
              </w:rPr>
              <w:t>/tương tác</w:t>
            </w:r>
          </w:p>
        </w:tc>
        <w:tc>
          <w:tcPr>
            <w:tcW w:w="1133" w:type="dxa"/>
            <w:vAlign w:val="center"/>
          </w:tcPr>
          <w:p w14:paraId="7AD82BC9" w14:textId="77777777" w:rsidR="00E46FB7" w:rsidRPr="009718F0" w:rsidRDefault="00E46FB7" w:rsidP="00ED1B53">
            <w:pPr>
              <w:pStyle w:val="TableParagraph"/>
              <w:spacing w:line="300" w:lineRule="auto"/>
              <w:rPr>
                <w:sz w:val="24"/>
                <w:szCs w:val="24"/>
              </w:rPr>
            </w:pPr>
          </w:p>
        </w:tc>
        <w:tc>
          <w:tcPr>
            <w:tcW w:w="850" w:type="dxa"/>
            <w:vAlign w:val="center"/>
          </w:tcPr>
          <w:p w14:paraId="5214BB39" w14:textId="77777777" w:rsidR="00E46FB7" w:rsidRPr="009718F0" w:rsidRDefault="00E46FB7" w:rsidP="00ED1B53">
            <w:pPr>
              <w:pStyle w:val="TableParagraph"/>
              <w:spacing w:line="300" w:lineRule="auto"/>
              <w:jc w:val="center"/>
              <w:rPr>
                <w:sz w:val="24"/>
                <w:szCs w:val="24"/>
              </w:rPr>
            </w:pPr>
            <w:r w:rsidRPr="009718F0">
              <w:rPr>
                <w:spacing w:val="-5"/>
                <w:sz w:val="24"/>
                <w:szCs w:val="24"/>
              </w:rPr>
              <w:t>20</w:t>
            </w:r>
          </w:p>
        </w:tc>
        <w:tc>
          <w:tcPr>
            <w:tcW w:w="1418" w:type="dxa"/>
            <w:vAlign w:val="center"/>
          </w:tcPr>
          <w:p w14:paraId="005F67A2" w14:textId="77777777" w:rsidR="00E46FB7" w:rsidRPr="009718F0" w:rsidRDefault="00E46FB7" w:rsidP="00ED1B53">
            <w:pPr>
              <w:pStyle w:val="TableParagraph"/>
              <w:spacing w:line="300" w:lineRule="auto"/>
              <w:jc w:val="both"/>
              <w:rPr>
                <w:sz w:val="24"/>
                <w:szCs w:val="24"/>
              </w:rPr>
            </w:pPr>
            <w:r w:rsidRPr="009718F0">
              <w:rPr>
                <w:sz w:val="24"/>
                <w:szCs w:val="24"/>
                <w:lang w:val="vi-VN"/>
              </w:rPr>
              <w:t xml:space="preserve">Thể hiện sự hiểu biết sâu sắc về chủ đề; tương tác tích cực, sẵn sàng trao đổi; </w:t>
            </w:r>
            <w:r w:rsidRPr="009718F0">
              <w:rPr>
                <w:sz w:val="24"/>
                <w:szCs w:val="24"/>
                <w:lang w:val="en-US"/>
              </w:rPr>
              <w:t xml:space="preserve">trả lời </w:t>
            </w:r>
            <w:r w:rsidRPr="009718F0">
              <w:rPr>
                <w:sz w:val="24"/>
                <w:szCs w:val="24"/>
                <w:lang w:val="vi-VN"/>
              </w:rPr>
              <w:t xml:space="preserve">được </w:t>
            </w:r>
            <w:r w:rsidRPr="009718F0">
              <w:rPr>
                <w:sz w:val="24"/>
                <w:szCs w:val="24"/>
                <w:lang w:val="en-US"/>
              </w:rPr>
              <w:t>tất cả các câu hỏi</w:t>
            </w:r>
            <w:r w:rsidRPr="009718F0">
              <w:rPr>
                <w:sz w:val="24"/>
                <w:szCs w:val="24"/>
                <w:lang w:val="vi-VN"/>
              </w:rPr>
              <w:t>.</w:t>
            </w:r>
          </w:p>
        </w:tc>
        <w:tc>
          <w:tcPr>
            <w:tcW w:w="1418" w:type="dxa"/>
            <w:vAlign w:val="center"/>
          </w:tcPr>
          <w:p w14:paraId="671750DF"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Thể hiện sự hiểu biết về chủ đề; chưa tự tin khi tương tác, trao đổi;  trả lời được 2/3 các câu hỏi.</w:t>
            </w:r>
          </w:p>
        </w:tc>
        <w:tc>
          <w:tcPr>
            <w:tcW w:w="1415" w:type="dxa"/>
            <w:vAlign w:val="center"/>
          </w:tcPr>
          <w:p w14:paraId="04865C80"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Thể hiện hiểu biết về chủ đề chưa sâu; chưa tự tin khi tương tác, trao đổi; trả lời được 1/2 các câu hỏi.</w:t>
            </w:r>
          </w:p>
        </w:tc>
        <w:tc>
          <w:tcPr>
            <w:tcW w:w="1560" w:type="dxa"/>
            <w:vAlign w:val="center"/>
          </w:tcPr>
          <w:p w14:paraId="31974210"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 xml:space="preserve">Thể hiện chưa rõ chủ đề; không tự tin khi tương tác; </w:t>
            </w:r>
          </w:p>
          <w:p w14:paraId="12CE360F"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 xml:space="preserve">trả lời được </w:t>
            </w:r>
          </w:p>
          <w:p w14:paraId="0BFC938D"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dưới 1/2 số câu hỏi</w:t>
            </w:r>
          </w:p>
        </w:tc>
      </w:tr>
      <w:tr w:rsidR="00E46FB7" w:rsidRPr="009718F0" w14:paraId="588E9E13" w14:textId="77777777" w:rsidTr="00772A3E">
        <w:trPr>
          <w:trHeight w:val="921"/>
        </w:trPr>
        <w:tc>
          <w:tcPr>
            <w:tcW w:w="1277" w:type="dxa"/>
            <w:vAlign w:val="center"/>
          </w:tcPr>
          <w:p w14:paraId="0B94CA22" w14:textId="77777777" w:rsidR="00E46FB7" w:rsidRPr="009718F0" w:rsidRDefault="00E46FB7" w:rsidP="00ED1B53">
            <w:pPr>
              <w:pStyle w:val="TableParagraph"/>
              <w:spacing w:line="300" w:lineRule="auto"/>
              <w:jc w:val="center"/>
              <w:rPr>
                <w:sz w:val="24"/>
                <w:szCs w:val="24"/>
              </w:rPr>
            </w:pPr>
            <w:r w:rsidRPr="009718F0">
              <w:rPr>
                <w:sz w:val="24"/>
                <w:szCs w:val="24"/>
              </w:rPr>
              <w:t>Tham</w:t>
            </w:r>
            <w:r w:rsidRPr="009718F0">
              <w:rPr>
                <w:spacing w:val="-13"/>
                <w:sz w:val="24"/>
                <w:szCs w:val="24"/>
              </w:rPr>
              <w:t xml:space="preserve"> </w:t>
            </w:r>
            <w:r w:rsidRPr="009718F0">
              <w:rPr>
                <w:sz w:val="24"/>
                <w:szCs w:val="24"/>
              </w:rPr>
              <w:t>gia thực</w:t>
            </w:r>
            <w:r w:rsidRPr="009718F0">
              <w:rPr>
                <w:spacing w:val="-7"/>
                <w:sz w:val="24"/>
                <w:szCs w:val="24"/>
              </w:rPr>
              <w:t xml:space="preserve"> </w:t>
            </w:r>
            <w:r w:rsidRPr="009718F0">
              <w:rPr>
                <w:spacing w:val="-4"/>
                <w:sz w:val="24"/>
                <w:szCs w:val="24"/>
              </w:rPr>
              <w:t>hiện</w:t>
            </w:r>
          </w:p>
        </w:tc>
        <w:tc>
          <w:tcPr>
            <w:tcW w:w="1133" w:type="dxa"/>
            <w:vAlign w:val="center"/>
          </w:tcPr>
          <w:p w14:paraId="661B2F53" w14:textId="77777777" w:rsidR="00E46FB7" w:rsidRPr="009718F0" w:rsidRDefault="00E46FB7" w:rsidP="00ED1B53">
            <w:pPr>
              <w:pStyle w:val="TableParagraph"/>
              <w:spacing w:line="300" w:lineRule="auto"/>
              <w:rPr>
                <w:sz w:val="24"/>
                <w:szCs w:val="24"/>
              </w:rPr>
            </w:pPr>
          </w:p>
        </w:tc>
        <w:tc>
          <w:tcPr>
            <w:tcW w:w="850" w:type="dxa"/>
            <w:vAlign w:val="center"/>
          </w:tcPr>
          <w:p w14:paraId="3BF36D1A" w14:textId="77777777" w:rsidR="00E46FB7" w:rsidRPr="009718F0" w:rsidRDefault="00E46FB7" w:rsidP="00ED1B53">
            <w:pPr>
              <w:pStyle w:val="TableParagraph"/>
              <w:spacing w:line="300" w:lineRule="auto"/>
              <w:jc w:val="center"/>
              <w:rPr>
                <w:sz w:val="24"/>
                <w:szCs w:val="24"/>
              </w:rPr>
            </w:pPr>
            <w:r w:rsidRPr="009718F0">
              <w:rPr>
                <w:spacing w:val="-5"/>
                <w:sz w:val="24"/>
                <w:szCs w:val="24"/>
              </w:rPr>
              <w:t>20</w:t>
            </w:r>
          </w:p>
        </w:tc>
        <w:tc>
          <w:tcPr>
            <w:tcW w:w="1418" w:type="dxa"/>
            <w:vAlign w:val="center"/>
          </w:tcPr>
          <w:p w14:paraId="04AD5225"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Có phân công rõ, công bằng; có hợp tác, chia sẻ, tương tác thực hiện;</w:t>
            </w:r>
            <w:r w:rsidRPr="009718F0">
              <w:rPr>
                <w:sz w:val="24"/>
                <w:szCs w:val="24"/>
              </w:rPr>
              <w:t xml:space="preserve">100% thành viên  </w:t>
            </w:r>
            <w:r w:rsidRPr="009718F0">
              <w:rPr>
                <w:spacing w:val="-2"/>
                <w:sz w:val="24"/>
                <w:szCs w:val="24"/>
              </w:rPr>
              <w:t>trình</w:t>
            </w:r>
            <w:r w:rsidRPr="009718F0">
              <w:rPr>
                <w:spacing w:val="-2"/>
                <w:sz w:val="24"/>
                <w:szCs w:val="24"/>
                <w:lang w:val="en-US"/>
              </w:rPr>
              <w:t xml:space="preserve"> </w:t>
            </w:r>
            <w:r w:rsidRPr="009718F0">
              <w:rPr>
                <w:spacing w:val="-5"/>
                <w:sz w:val="24"/>
                <w:szCs w:val="24"/>
                <w:lang w:val="vi-VN"/>
              </w:rPr>
              <w:t>b</w:t>
            </w:r>
            <w:r w:rsidRPr="009718F0">
              <w:rPr>
                <w:spacing w:val="-5"/>
                <w:sz w:val="24"/>
                <w:szCs w:val="24"/>
              </w:rPr>
              <w:t>ày</w:t>
            </w:r>
            <w:r w:rsidRPr="009718F0">
              <w:rPr>
                <w:spacing w:val="-5"/>
                <w:sz w:val="24"/>
                <w:szCs w:val="24"/>
                <w:lang w:val="vi-VN"/>
              </w:rPr>
              <w:t xml:space="preserve"> tốt</w:t>
            </w:r>
          </w:p>
        </w:tc>
        <w:tc>
          <w:tcPr>
            <w:tcW w:w="1418" w:type="dxa"/>
            <w:vAlign w:val="center"/>
          </w:tcPr>
          <w:p w14:paraId="083504CD"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Có phân công thực hiện; có hợp tác, chia sẻ, tương tác thực hiện; 70% -</w:t>
            </w:r>
            <w:r w:rsidRPr="009718F0">
              <w:rPr>
                <w:sz w:val="24"/>
                <w:szCs w:val="24"/>
              </w:rPr>
              <w:t xml:space="preserve"> 80% thành viên</w:t>
            </w:r>
            <w:r w:rsidRPr="009718F0">
              <w:rPr>
                <w:sz w:val="24"/>
                <w:szCs w:val="24"/>
                <w:lang w:val="en-US"/>
              </w:rPr>
              <w:t xml:space="preserve"> </w:t>
            </w:r>
            <w:r w:rsidRPr="009718F0">
              <w:rPr>
                <w:spacing w:val="-2"/>
                <w:sz w:val="24"/>
                <w:szCs w:val="24"/>
              </w:rPr>
              <w:t>trình</w:t>
            </w:r>
            <w:r w:rsidRPr="009718F0">
              <w:rPr>
                <w:spacing w:val="-2"/>
                <w:sz w:val="24"/>
                <w:szCs w:val="24"/>
                <w:lang w:val="en-US"/>
              </w:rPr>
              <w:t xml:space="preserve"> </w:t>
            </w:r>
            <w:r w:rsidRPr="009718F0">
              <w:rPr>
                <w:spacing w:val="-5"/>
                <w:sz w:val="24"/>
                <w:szCs w:val="24"/>
                <w:lang w:val="en-US"/>
              </w:rPr>
              <w:t>b</w:t>
            </w:r>
            <w:r w:rsidRPr="009718F0">
              <w:rPr>
                <w:spacing w:val="-5"/>
                <w:sz w:val="24"/>
                <w:szCs w:val="24"/>
              </w:rPr>
              <w:t>ày</w:t>
            </w:r>
            <w:r w:rsidRPr="009718F0">
              <w:rPr>
                <w:spacing w:val="-5"/>
                <w:sz w:val="24"/>
                <w:szCs w:val="24"/>
                <w:lang w:val="en-US"/>
              </w:rPr>
              <w:t xml:space="preserve"> </w:t>
            </w:r>
            <w:r w:rsidRPr="009718F0">
              <w:rPr>
                <w:spacing w:val="-5"/>
                <w:sz w:val="24"/>
                <w:szCs w:val="24"/>
                <w:lang w:val="vi-VN"/>
              </w:rPr>
              <w:t>tốt</w:t>
            </w:r>
          </w:p>
        </w:tc>
        <w:tc>
          <w:tcPr>
            <w:tcW w:w="1415" w:type="dxa"/>
            <w:vAlign w:val="center"/>
          </w:tcPr>
          <w:p w14:paraId="7505D827" w14:textId="77777777" w:rsidR="00E46FB7" w:rsidRPr="009718F0" w:rsidRDefault="00E46FB7" w:rsidP="00ED1B53">
            <w:pPr>
              <w:pStyle w:val="TableParagraph"/>
              <w:spacing w:line="300" w:lineRule="auto"/>
              <w:jc w:val="both"/>
              <w:rPr>
                <w:sz w:val="24"/>
                <w:szCs w:val="24"/>
              </w:rPr>
            </w:pPr>
            <w:r w:rsidRPr="009718F0">
              <w:rPr>
                <w:sz w:val="24"/>
                <w:szCs w:val="24"/>
                <w:lang w:val="vi-VN"/>
              </w:rPr>
              <w:t>Có phân công thực hiện; phối hợp, chia sẻ chưa tốt; 50% -</w:t>
            </w:r>
            <w:r w:rsidRPr="009718F0">
              <w:rPr>
                <w:sz w:val="24"/>
                <w:szCs w:val="24"/>
              </w:rPr>
              <w:t xml:space="preserve"> 60% thành viên  thực</w:t>
            </w:r>
            <w:r w:rsidRPr="009718F0">
              <w:rPr>
                <w:spacing w:val="-7"/>
                <w:sz w:val="24"/>
                <w:szCs w:val="24"/>
              </w:rPr>
              <w:t xml:space="preserve"> </w:t>
            </w:r>
            <w:r w:rsidRPr="009718F0">
              <w:rPr>
                <w:spacing w:val="-2"/>
                <w:sz w:val="24"/>
                <w:szCs w:val="24"/>
              </w:rPr>
              <w:t>hiện/trình</w:t>
            </w:r>
          </w:p>
          <w:p w14:paraId="7C424C65" w14:textId="77777777" w:rsidR="00E46FB7" w:rsidRPr="009718F0" w:rsidRDefault="00E46FB7" w:rsidP="00ED1B53">
            <w:pPr>
              <w:pStyle w:val="TableParagraph"/>
              <w:spacing w:line="300" w:lineRule="auto"/>
              <w:jc w:val="both"/>
              <w:rPr>
                <w:sz w:val="24"/>
                <w:szCs w:val="24"/>
                <w:lang w:val="vi-VN"/>
              </w:rPr>
            </w:pPr>
            <w:r w:rsidRPr="009718F0">
              <w:rPr>
                <w:spacing w:val="-5"/>
                <w:sz w:val="24"/>
                <w:szCs w:val="24"/>
                <w:lang w:val="vi-VN"/>
              </w:rPr>
              <w:t>b</w:t>
            </w:r>
            <w:r w:rsidRPr="009718F0">
              <w:rPr>
                <w:spacing w:val="-5"/>
                <w:sz w:val="24"/>
                <w:szCs w:val="24"/>
              </w:rPr>
              <w:t>ày</w:t>
            </w:r>
            <w:r w:rsidRPr="009718F0">
              <w:rPr>
                <w:spacing w:val="-5"/>
                <w:sz w:val="24"/>
                <w:szCs w:val="24"/>
                <w:lang w:val="vi-VN"/>
              </w:rPr>
              <w:t xml:space="preserve"> đạt yêu cầu</w:t>
            </w:r>
          </w:p>
        </w:tc>
        <w:tc>
          <w:tcPr>
            <w:tcW w:w="1560" w:type="dxa"/>
            <w:vAlign w:val="center"/>
          </w:tcPr>
          <w:p w14:paraId="1679C531" w14:textId="77777777" w:rsidR="00E46FB7" w:rsidRPr="009718F0" w:rsidRDefault="00E46FB7" w:rsidP="00ED1B53">
            <w:pPr>
              <w:pStyle w:val="TableParagraph"/>
              <w:spacing w:line="300" w:lineRule="auto"/>
              <w:jc w:val="both"/>
              <w:rPr>
                <w:sz w:val="24"/>
                <w:szCs w:val="24"/>
                <w:lang w:val="vi-VN"/>
              </w:rPr>
            </w:pPr>
            <w:r w:rsidRPr="009718F0">
              <w:rPr>
                <w:sz w:val="24"/>
                <w:szCs w:val="24"/>
                <w:lang w:val="vi-VN"/>
              </w:rPr>
              <w:t xml:space="preserve">Thiếu sự phân công, gắn kết giữa các thành viên; </w:t>
            </w:r>
            <w:r w:rsidRPr="009718F0">
              <w:rPr>
                <w:sz w:val="24"/>
                <w:szCs w:val="24"/>
              </w:rPr>
              <w:t xml:space="preserve">&lt; </w:t>
            </w:r>
            <w:r w:rsidRPr="009718F0">
              <w:rPr>
                <w:sz w:val="24"/>
                <w:szCs w:val="24"/>
                <w:lang w:val="en-US"/>
              </w:rPr>
              <w:t>5</w:t>
            </w:r>
            <w:r w:rsidRPr="009718F0">
              <w:rPr>
                <w:sz w:val="24"/>
                <w:szCs w:val="24"/>
              </w:rPr>
              <w:t xml:space="preserve">0% thành viên  </w:t>
            </w:r>
            <w:r w:rsidRPr="009718F0">
              <w:rPr>
                <w:spacing w:val="-2"/>
                <w:sz w:val="24"/>
                <w:szCs w:val="24"/>
              </w:rPr>
              <w:t>trình</w:t>
            </w:r>
            <w:r w:rsidRPr="009718F0">
              <w:rPr>
                <w:spacing w:val="-2"/>
                <w:sz w:val="24"/>
                <w:szCs w:val="24"/>
                <w:lang w:val="vi-VN"/>
              </w:rPr>
              <w:t xml:space="preserve"> </w:t>
            </w:r>
            <w:r w:rsidRPr="009718F0">
              <w:rPr>
                <w:spacing w:val="-5"/>
                <w:sz w:val="24"/>
                <w:szCs w:val="24"/>
              </w:rPr>
              <w:t>bày</w:t>
            </w:r>
            <w:r w:rsidRPr="009718F0">
              <w:rPr>
                <w:spacing w:val="-5"/>
                <w:sz w:val="24"/>
                <w:szCs w:val="24"/>
                <w:lang w:val="en-US"/>
              </w:rPr>
              <w:t xml:space="preserve"> yếu </w:t>
            </w:r>
            <w:r w:rsidRPr="009718F0">
              <w:rPr>
                <w:spacing w:val="-5"/>
                <w:sz w:val="24"/>
                <w:szCs w:val="24"/>
                <w:lang w:val="vi-VN"/>
              </w:rPr>
              <w:t xml:space="preserve"> </w:t>
            </w:r>
          </w:p>
        </w:tc>
      </w:tr>
    </w:tbl>
    <w:p w14:paraId="72531E5C" w14:textId="77777777" w:rsidR="00E46FB7" w:rsidRPr="009718F0" w:rsidRDefault="00E46FB7" w:rsidP="00ED1B53">
      <w:pPr>
        <w:spacing w:before="0" w:after="0"/>
        <w:rPr>
          <w:rFonts w:cs="Times New Roman"/>
          <w:b/>
          <w:bCs/>
          <w:sz w:val="24"/>
          <w:szCs w:val="24"/>
          <w:lang w:eastAsia="x-none"/>
        </w:rPr>
      </w:pPr>
    </w:p>
    <w:p w14:paraId="79C098FE" w14:textId="77777777" w:rsidR="00E46FB7" w:rsidRPr="009718F0" w:rsidRDefault="00E46FB7" w:rsidP="00ED1B53">
      <w:pPr>
        <w:spacing w:before="0" w:after="0"/>
        <w:jc w:val="center"/>
        <w:rPr>
          <w:rFonts w:cs="Times New Roman"/>
          <w:b/>
          <w:bCs/>
          <w:sz w:val="24"/>
          <w:szCs w:val="24"/>
          <w:lang w:eastAsia="x-none"/>
        </w:rPr>
      </w:pPr>
      <w:r w:rsidRPr="009718F0">
        <w:rPr>
          <w:rFonts w:cs="Times New Roman"/>
          <w:b/>
          <w:bCs/>
          <w:sz w:val="24"/>
          <w:szCs w:val="24"/>
          <w:lang w:eastAsia="x-none"/>
        </w:rPr>
        <w:t>Rubrics 3. Đánh giá bài kiểm tra giữa kỳ</w:t>
      </w:r>
    </w:p>
    <w:p w14:paraId="6CBA45ED"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Trọng số: 20% (thành phần thứ hai của điểm đánh giá 40%)</w:t>
      </w:r>
    </w:p>
    <w:p w14:paraId="41198677"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Đánh giá qua kết quả bài kiểm tra giữa kỳ</w:t>
      </w:r>
    </w:p>
    <w:p w14:paraId="0B485654"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Thời gian: 60 phút</w:t>
      </w:r>
    </w:p>
    <w:p w14:paraId="712498D9"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Tổng số câu hỏi: 20 câu, mỗi câu 0,5 điểm.</w:t>
      </w:r>
    </w:p>
    <w:p w14:paraId="2408AFD9" w14:textId="77777777" w:rsidR="00E46FB7" w:rsidRPr="009718F0" w:rsidRDefault="00E46FB7" w:rsidP="00ED1B53">
      <w:pPr>
        <w:pStyle w:val="ListParagraph"/>
        <w:numPr>
          <w:ilvl w:val="0"/>
          <w:numId w:val="19"/>
        </w:numPr>
        <w:spacing w:after="0" w:line="300" w:lineRule="auto"/>
        <w:rPr>
          <w:lang w:eastAsia="x-none"/>
        </w:rPr>
      </w:pPr>
      <w:r w:rsidRPr="009718F0">
        <w:rPr>
          <w:lang w:eastAsia="x-none"/>
        </w:rPr>
        <w:t xml:space="preserve">Kết quả </w:t>
      </w:r>
      <w:r w:rsidRPr="009718F0">
        <w:rPr>
          <w:lang w:val="vi-VN" w:eastAsia="x-none"/>
        </w:rPr>
        <w:t xml:space="preserve">toàn bài </w:t>
      </w:r>
      <w:r w:rsidRPr="009718F0">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E46FB7" w:rsidRPr="009718F0" w14:paraId="6C3B690E" w14:textId="77777777" w:rsidTr="00ED1B53">
        <w:trPr>
          <w:tblHeader/>
        </w:trPr>
        <w:tc>
          <w:tcPr>
            <w:tcW w:w="1843" w:type="dxa"/>
            <w:vAlign w:val="center"/>
          </w:tcPr>
          <w:p w14:paraId="7C4EEAC6"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hỏi</w:t>
            </w:r>
          </w:p>
        </w:tc>
        <w:tc>
          <w:tcPr>
            <w:tcW w:w="1134" w:type="dxa"/>
            <w:vAlign w:val="center"/>
          </w:tcPr>
          <w:p w14:paraId="7A91B10D" w14:textId="77777777" w:rsidR="00E46FB7" w:rsidRPr="009718F0" w:rsidRDefault="00E46FB7" w:rsidP="00ED1B53">
            <w:pPr>
              <w:spacing w:before="0" w:after="0"/>
              <w:ind w:firstLine="0"/>
              <w:jc w:val="center"/>
              <w:rPr>
                <w:rFonts w:cs="Times New Roman"/>
                <w:b/>
                <w:bCs/>
                <w:sz w:val="24"/>
                <w:szCs w:val="24"/>
                <w:lang w:val="vi-VN"/>
              </w:rPr>
            </w:pPr>
            <w:r w:rsidRPr="009718F0">
              <w:rPr>
                <w:rFonts w:cs="Times New Roman"/>
                <w:b/>
                <w:bCs/>
                <w:sz w:val="24"/>
                <w:szCs w:val="24"/>
                <w:lang w:val="vi-VN"/>
              </w:rPr>
              <w:t>CLO</w:t>
            </w:r>
          </w:p>
        </w:tc>
        <w:tc>
          <w:tcPr>
            <w:tcW w:w="1276" w:type="dxa"/>
            <w:vAlign w:val="center"/>
          </w:tcPr>
          <w:p w14:paraId="42423B21"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Số điểm</w:t>
            </w:r>
          </w:p>
        </w:tc>
        <w:tc>
          <w:tcPr>
            <w:tcW w:w="992" w:type="dxa"/>
            <w:vAlign w:val="center"/>
          </w:tcPr>
          <w:p w14:paraId="01E34120"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Nhớ</w:t>
            </w:r>
          </w:p>
        </w:tc>
        <w:tc>
          <w:tcPr>
            <w:tcW w:w="992" w:type="dxa"/>
            <w:vAlign w:val="center"/>
          </w:tcPr>
          <w:p w14:paraId="06461DD4"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Hiểu</w:t>
            </w:r>
          </w:p>
        </w:tc>
        <w:tc>
          <w:tcPr>
            <w:tcW w:w="993" w:type="dxa"/>
            <w:vAlign w:val="center"/>
          </w:tcPr>
          <w:p w14:paraId="4AF30025"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Vận dụng</w:t>
            </w:r>
          </w:p>
        </w:tc>
        <w:tc>
          <w:tcPr>
            <w:tcW w:w="1842" w:type="dxa"/>
            <w:vAlign w:val="center"/>
          </w:tcPr>
          <w:p w14:paraId="675969C4"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Tổng</w:t>
            </w:r>
            <w:r w:rsidRPr="009718F0">
              <w:rPr>
                <w:rFonts w:cs="Times New Roman"/>
                <w:b/>
                <w:bCs/>
                <w:kern w:val="2"/>
                <w:sz w:val="24"/>
                <w:szCs w:val="24"/>
                <w:lang w:val="vi-VN"/>
                <w14:ligatures w14:val="standardContextual"/>
              </w:rPr>
              <w:t xml:space="preserve"> số câu hỏi thành phần</w:t>
            </w:r>
          </w:p>
        </w:tc>
      </w:tr>
      <w:tr w:rsidR="00E46FB7" w:rsidRPr="009718F0" w14:paraId="7289996D" w14:textId="77777777" w:rsidTr="00772A3E">
        <w:tc>
          <w:tcPr>
            <w:tcW w:w="1843" w:type="dxa"/>
          </w:tcPr>
          <w:p w14:paraId="3E3A2AA8" w14:textId="77777777" w:rsidR="00E46FB7" w:rsidRPr="009718F0" w:rsidRDefault="00E46FB7" w:rsidP="00ED1B53">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1</w:t>
            </w:r>
          </w:p>
        </w:tc>
        <w:tc>
          <w:tcPr>
            <w:tcW w:w="1134" w:type="dxa"/>
          </w:tcPr>
          <w:p w14:paraId="58835083" w14:textId="77777777" w:rsidR="00E46FB7" w:rsidRPr="009718F0" w:rsidRDefault="00E46FB7" w:rsidP="00ED1B53">
            <w:pPr>
              <w:spacing w:before="0" w:after="0"/>
              <w:ind w:firstLine="0"/>
              <w:jc w:val="both"/>
              <w:rPr>
                <w:rFonts w:cs="Times New Roman"/>
                <w:b/>
                <w:bCs/>
                <w:sz w:val="24"/>
                <w:szCs w:val="24"/>
                <w:lang w:val="vi-VN"/>
              </w:rPr>
            </w:pPr>
          </w:p>
        </w:tc>
        <w:tc>
          <w:tcPr>
            <w:tcW w:w="1276" w:type="dxa"/>
          </w:tcPr>
          <w:p w14:paraId="40B4977E"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6B2497CF" w14:textId="77777777" w:rsidR="00E46FB7" w:rsidRPr="009718F0" w:rsidRDefault="00E46FB7" w:rsidP="00ED1B53">
            <w:pPr>
              <w:spacing w:before="0" w:after="0"/>
              <w:ind w:firstLine="0"/>
              <w:jc w:val="center"/>
              <w:rPr>
                <w:rFonts w:cs="Times New Roman"/>
                <w:b/>
                <w:bCs/>
                <w:sz w:val="24"/>
                <w:szCs w:val="24"/>
              </w:rPr>
            </w:pPr>
          </w:p>
        </w:tc>
        <w:tc>
          <w:tcPr>
            <w:tcW w:w="992" w:type="dxa"/>
          </w:tcPr>
          <w:p w14:paraId="75E0D4A3"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993" w:type="dxa"/>
          </w:tcPr>
          <w:p w14:paraId="4D4A558B"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1842" w:type="dxa"/>
          </w:tcPr>
          <w:p w14:paraId="37C097BA"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E46FB7" w:rsidRPr="009718F0" w14:paraId="36B276F1" w14:textId="77777777" w:rsidTr="00772A3E">
        <w:tc>
          <w:tcPr>
            <w:tcW w:w="1843" w:type="dxa"/>
          </w:tcPr>
          <w:p w14:paraId="23CFE927"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1.1</w:t>
            </w:r>
          </w:p>
        </w:tc>
        <w:tc>
          <w:tcPr>
            <w:tcW w:w="1134" w:type="dxa"/>
          </w:tcPr>
          <w:p w14:paraId="7A304F10" w14:textId="77777777" w:rsidR="00E46FB7" w:rsidRPr="009718F0" w:rsidRDefault="00E46FB7" w:rsidP="00ED1B53">
            <w:pPr>
              <w:tabs>
                <w:tab w:val="left" w:pos="600"/>
              </w:tabs>
              <w:spacing w:before="0" w:after="0"/>
              <w:ind w:firstLine="0"/>
              <w:jc w:val="center"/>
              <w:rPr>
                <w:rFonts w:cs="Times New Roman"/>
                <w:sz w:val="24"/>
                <w:szCs w:val="24"/>
              </w:rPr>
            </w:pPr>
            <w:r w:rsidRPr="009718F0">
              <w:rPr>
                <w:rFonts w:cs="Times New Roman"/>
                <w:sz w:val="24"/>
                <w:szCs w:val="24"/>
              </w:rPr>
              <w:t>CLO1.1</w:t>
            </w:r>
          </w:p>
        </w:tc>
        <w:tc>
          <w:tcPr>
            <w:tcW w:w="1276" w:type="dxa"/>
          </w:tcPr>
          <w:p w14:paraId="2A56071C"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1</w:t>
            </w:r>
          </w:p>
        </w:tc>
        <w:tc>
          <w:tcPr>
            <w:tcW w:w="992" w:type="dxa"/>
          </w:tcPr>
          <w:p w14:paraId="415B7F09"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992" w:type="dxa"/>
          </w:tcPr>
          <w:p w14:paraId="6E254925" w14:textId="77777777" w:rsidR="00E46FB7" w:rsidRPr="009718F0" w:rsidRDefault="00E46FB7" w:rsidP="00ED1B53">
            <w:pPr>
              <w:spacing w:before="0" w:after="0"/>
              <w:ind w:firstLine="0"/>
              <w:jc w:val="center"/>
              <w:rPr>
                <w:rFonts w:cs="Times New Roman"/>
                <w:sz w:val="24"/>
                <w:szCs w:val="24"/>
              </w:rPr>
            </w:pPr>
          </w:p>
        </w:tc>
        <w:tc>
          <w:tcPr>
            <w:tcW w:w="993" w:type="dxa"/>
          </w:tcPr>
          <w:p w14:paraId="2773F838" w14:textId="77777777" w:rsidR="00E46FB7" w:rsidRPr="009718F0" w:rsidRDefault="00E46FB7" w:rsidP="00ED1B53">
            <w:pPr>
              <w:spacing w:before="0" w:after="0"/>
              <w:ind w:firstLine="0"/>
              <w:jc w:val="center"/>
              <w:rPr>
                <w:rFonts w:cs="Times New Roman"/>
                <w:sz w:val="24"/>
                <w:szCs w:val="24"/>
              </w:rPr>
            </w:pPr>
          </w:p>
        </w:tc>
        <w:tc>
          <w:tcPr>
            <w:tcW w:w="1842" w:type="dxa"/>
          </w:tcPr>
          <w:p w14:paraId="270645DA" w14:textId="77777777" w:rsidR="00E46FB7" w:rsidRPr="009718F0" w:rsidRDefault="00E46FB7" w:rsidP="00ED1B53">
            <w:pPr>
              <w:spacing w:before="0" w:after="0"/>
              <w:ind w:firstLine="0"/>
              <w:jc w:val="center"/>
              <w:rPr>
                <w:rFonts w:cs="Times New Roman"/>
                <w:b/>
                <w:bCs/>
                <w:sz w:val="24"/>
                <w:szCs w:val="24"/>
                <w:lang w:val="vi-VN"/>
              </w:rPr>
            </w:pPr>
          </w:p>
        </w:tc>
      </w:tr>
      <w:tr w:rsidR="00E46FB7" w:rsidRPr="009718F0" w14:paraId="5DA05B61" w14:textId="77777777" w:rsidTr="00772A3E">
        <w:tc>
          <w:tcPr>
            <w:tcW w:w="1843" w:type="dxa"/>
          </w:tcPr>
          <w:p w14:paraId="7789BE9C" w14:textId="77777777" w:rsidR="00E46FB7" w:rsidRPr="009718F0" w:rsidRDefault="00E46FB7" w:rsidP="00ED1B53">
            <w:pPr>
              <w:spacing w:before="0" w:after="0"/>
              <w:ind w:firstLine="0"/>
              <w:rPr>
                <w:rFonts w:cs="Times New Roman"/>
                <w:sz w:val="24"/>
                <w:szCs w:val="24"/>
                <w:lang w:val="vi-VN"/>
              </w:rPr>
            </w:pPr>
            <w:r w:rsidRPr="009718F0">
              <w:rPr>
                <w:rFonts w:cs="Times New Roman"/>
                <w:sz w:val="24"/>
                <w:szCs w:val="24"/>
                <w:lang w:val="vi-VN"/>
              </w:rPr>
              <w:t>Câu 1.2</w:t>
            </w:r>
          </w:p>
        </w:tc>
        <w:tc>
          <w:tcPr>
            <w:tcW w:w="1134" w:type="dxa"/>
          </w:tcPr>
          <w:p w14:paraId="7A625650"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29962DC8"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1</w:t>
            </w:r>
          </w:p>
        </w:tc>
        <w:tc>
          <w:tcPr>
            <w:tcW w:w="992" w:type="dxa"/>
          </w:tcPr>
          <w:p w14:paraId="016708BC"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X</w:t>
            </w:r>
          </w:p>
        </w:tc>
        <w:tc>
          <w:tcPr>
            <w:tcW w:w="992" w:type="dxa"/>
          </w:tcPr>
          <w:p w14:paraId="68C6B4D0" w14:textId="77777777" w:rsidR="00E46FB7" w:rsidRPr="009718F0" w:rsidRDefault="00E46FB7" w:rsidP="00ED1B53">
            <w:pPr>
              <w:spacing w:before="0" w:after="0"/>
              <w:ind w:firstLine="0"/>
              <w:jc w:val="center"/>
              <w:rPr>
                <w:rFonts w:cs="Times New Roman"/>
                <w:sz w:val="24"/>
                <w:szCs w:val="24"/>
              </w:rPr>
            </w:pPr>
          </w:p>
        </w:tc>
        <w:tc>
          <w:tcPr>
            <w:tcW w:w="993" w:type="dxa"/>
          </w:tcPr>
          <w:p w14:paraId="2A138953" w14:textId="77777777" w:rsidR="00E46FB7" w:rsidRPr="009718F0" w:rsidRDefault="00E46FB7" w:rsidP="00ED1B53">
            <w:pPr>
              <w:spacing w:before="0" w:after="0"/>
              <w:ind w:firstLine="0"/>
              <w:jc w:val="center"/>
              <w:rPr>
                <w:rFonts w:cs="Times New Roman"/>
                <w:sz w:val="24"/>
                <w:szCs w:val="24"/>
              </w:rPr>
            </w:pPr>
          </w:p>
        </w:tc>
        <w:tc>
          <w:tcPr>
            <w:tcW w:w="1842" w:type="dxa"/>
          </w:tcPr>
          <w:p w14:paraId="4A87FA76" w14:textId="77777777" w:rsidR="00E46FB7" w:rsidRPr="009718F0" w:rsidRDefault="00E46FB7" w:rsidP="00ED1B53">
            <w:pPr>
              <w:spacing w:before="0" w:after="0"/>
              <w:ind w:firstLine="0"/>
              <w:jc w:val="center"/>
              <w:rPr>
                <w:rFonts w:cs="Times New Roman"/>
                <w:b/>
                <w:bCs/>
                <w:sz w:val="24"/>
                <w:szCs w:val="24"/>
                <w:lang w:val="vi-VN"/>
              </w:rPr>
            </w:pPr>
          </w:p>
        </w:tc>
      </w:tr>
      <w:tr w:rsidR="00E46FB7" w:rsidRPr="009718F0" w14:paraId="6AB08C23" w14:textId="77777777" w:rsidTr="00772A3E">
        <w:tc>
          <w:tcPr>
            <w:tcW w:w="1843" w:type="dxa"/>
          </w:tcPr>
          <w:p w14:paraId="6BDE8242" w14:textId="77777777" w:rsidR="00E46FB7" w:rsidRPr="009718F0" w:rsidRDefault="00E46FB7" w:rsidP="00ED1B53">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2</w:t>
            </w:r>
          </w:p>
        </w:tc>
        <w:tc>
          <w:tcPr>
            <w:tcW w:w="1134" w:type="dxa"/>
          </w:tcPr>
          <w:p w14:paraId="52381F01" w14:textId="77777777" w:rsidR="00E46FB7" w:rsidRPr="009718F0" w:rsidRDefault="00E46FB7" w:rsidP="00ED1B53">
            <w:pPr>
              <w:spacing w:before="0" w:after="0"/>
              <w:ind w:firstLine="0"/>
              <w:jc w:val="center"/>
              <w:rPr>
                <w:rFonts w:cs="Times New Roman"/>
                <w:b/>
                <w:bCs/>
                <w:sz w:val="24"/>
                <w:szCs w:val="24"/>
              </w:rPr>
            </w:pPr>
          </w:p>
        </w:tc>
        <w:tc>
          <w:tcPr>
            <w:tcW w:w="1276" w:type="dxa"/>
          </w:tcPr>
          <w:p w14:paraId="4E0A3B1C"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798A8187" w14:textId="77777777" w:rsidR="00E46FB7" w:rsidRPr="009718F0" w:rsidRDefault="00E46FB7" w:rsidP="00ED1B53">
            <w:pPr>
              <w:spacing w:before="0" w:after="0"/>
              <w:ind w:firstLine="0"/>
              <w:jc w:val="center"/>
              <w:rPr>
                <w:rFonts w:cs="Times New Roman"/>
                <w:b/>
                <w:bCs/>
                <w:sz w:val="24"/>
                <w:szCs w:val="24"/>
              </w:rPr>
            </w:pPr>
          </w:p>
        </w:tc>
        <w:tc>
          <w:tcPr>
            <w:tcW w:w="992" w:type="dxa"/>
          </w:tcPr>
          <w:p w14:paraId="51980882"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993" w:type="dxa"/>
          </w:tcPr>
          <w:p w14:paraId="508B55CB"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1842" w:type="dxa"/>
          </w:tcPr>
          <w:p w14:paraId="0C671C2C"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E46FB7" w:rsidRPr="009718F0" w14:paraId="020215B6" w14:textId="77777777" w:rsidTr="00772A3E">
        <w:tc>
          <w:tcPr>
            <w:tcW w:w="1843" w:type="dxa"/>
          </w:tcPr>
          <w:p w14:paraId="11FD17D9" w14:textId="77777777" w:rsidR="00E46FB7" w:rsidRPr="009718F0" w:rsidRDefault="00E46FB7" w:rsidP="00ED1B5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2.1</w:t>
            </w:r>
          </w:p>
        </w:tc>
        <w:tc>
          <w:tcPr>
            <w:tcW w:w="1134" w:type="dxa"/>
          </w:tcPr>
          <w:p w14:paraId="3588A059"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CLO1.1</w:t>
            </w:r>
          </w:p>
        </w:tc>
        <w:tc>
          <w:tcPr>
            <w:tcW w:w="1276" w:type="dxa"/>
          </w:tcPr>
          <w:p w14:paraId="557C38DE"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sz w:val="24"/>
                <w:szCs w:val="24"/>
                <w:lang w:val="vi-VN"/>
              </w:rPr>
              <w:t>1</w:t>
            </w:r>
          </w:p>
        </w:tc>
        <w:tc>
          <w:tcPr>
            <w:tcW w:w="992" w:type="dxa"/>
          </w:tcPr>
          <w:p w14:paraId="199E81E1" w14:textId="77777777" w:rsidR="00E46FB7" w:rsidRPr="009718F0" w:rsidRDefault="00E46FB7" w:rsidP="00ED1B53">
            <w:pPr>
              <w:spacing w:before="0" w:after="0"/>
              <w:ind w:firstLine="0"/>
              <w:jc w:val="center"/>
              <w:rPr>
                <w:rFonts w:cs="Times New Roman"/>
                <w:sz w:val="24"/>
                <w:szCs w:val="24"/>
              </w:rPr>
            </w:pPr>
          </w:p>
        </w:tc>
        <w:tc>
          <w:tcPr>
            <w:tcW w:w="992" w:type="dxa"/>
          </w:tcPr>
          <w:p w14:paraId="70E9576C"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42CBBD66"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1842" w:type="dxa"/>
          </w:tcPr>
          <w:p w14:paraId="1D2DD2F0"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47792C75" w14:textId="77777777" w:rsidTr="00772A3E">
        <w:tc>
          <w:tcPr>
            <w:tcW w:w="1843" w:type="dxa"/>
          </w:tcPr>
          <w:p w14:paraId="25079666" w14:textId="77777777" w:rsidR="00E46FB7" w:rsidRPr="009718F0" w:rsidRDefault="00E46FB7" w:rsidP="00ED1B5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2.2</w:t>
            </w:r>
          </w:p>
        </w:tc>
        <w:tc>
          <w:tcPr>
            <w:tcW w:w="1134" w:type="dxa"/>
          </w:tcPr>
          <w:p w14:paraId="2F219223"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35F01358"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sz w:val="24"/>
                <w:szCs w:val="24"/>
                <w:lang w:val="vi-VN"/>
              </w:rPr>
              <w:t>1</w:t>
            </w:r>
          </w:p>
        </w:tc>
        <w:tc>
          <w:tcPr>
            <w:tcW w:w="992" w:type="dxa"/>
          </w:tcPr>
          <w:p w14:paraId="5622ED83" w14:textId="77777777" w:rsidR="00E46FB7" w:rsidRPr="009718F0" w:rsidRDefault="00E46FB7" w:rsidP="00ED1B53">
            <w:pPr>
              <w:spacing w:before="0" w:after="0"/>
              <w:ind w:firstLine="0"/>
              <w:jc w:val="center"/>
              <w:rPr>
                <w:rFonts w:cs="Times New Roman"/>
                <w:sz w:val="24"/>
                <w:szCs w:val="24"/>
              </w:rPr>
            </w:pPr>
          </w:p>
        </w:tc>
        <w:tc>
          <w:tcPr>
            <w:tcW w:w="992" w:type="dxa"/>
          </w:tcPr>
          <w:p w14:paraId="14FE8C90"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04633F37"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1842" w:type="dxa"/>
          </w:tcPr>
          <w:p w14:paraId="6E7CDEB8"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40AEA3DC" w14:textId="77777777" w:rsidTr="00772A3E">
        <w:tc>
          <w:tcPr>
            <w:tcW w:w="1843" w:type="dxa"/>
          </w:tcPr>
          <w:p w14:paraId="0EAB68D6" w14:textId="77777777" w:rsidR="00E46FB7" w:rsidRPr="009718F0" w:rsidRDefault="00E46FB7" w:rsidP="00ED1B53">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3</w:t>
            </w:r>
          </w:p>
        </w:tc>
        <w:tc>
          <w:tcPr>
            <w:tcW w:w="1134" w:type="dxa"/>
          </w:tcPr>
          <w:p w14:paraId="60E19589" w14:textId="77777777" w:rsidR="00E46FB7" w:rsidRPr="009718F0" w:rsidRDefault="00E46FB7" w:rsidP="00ED1B53">
            <w:pPr>
              <w:spacing w:before="0" w:after="0"/>
              <w:ind w:firstLine="0"/>
              <w:jc w:val="center"/>
              <w:rPr>
                <w:rFonts w:cs="Times New Roman"/>
                <w:b/>
                <w:bCs/>
                <w:sz w:val="24"/>
                <w:szCs w:val="24"/>
                <w:lang w:val="vi-VN"/>
              </w:rPr>
            </w:pPr>
          </w:p>
        </w:tc>
        <w:tc>
          <w:tcPr>
            <w:tcW w:w="1276" w:type="dxa"/>
          </w:tcPr>
          <w:p w14:paraId="493280A9"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14:ligatures w14:val="standardContextual"/>
              </w:rPr>
              <w:t>4,0</w:t>
            </w:r>
          </w:p>
        </w:tc>
        <w:tc>
          <w:tcPr>
            <w:tcW w:w="992" w:type="dxa"/>
          </w:tcPr>
          <w:p w14:paraId="317EAFB5" w14:textId="77777777" w:rsidR="00E46FB7" w:rsidRPr="009718F0" w:rsidRDefault="00E46FB7" w:rsidP="00ED1B53">
            <w:pPr>
              <w:spacing w:before="0" w:after="0"/>
              <w:ind w:firstLine="0"/>
              <w:jc w:val="center"/>
              <w:rPr>
                <w:rFonts w:cs="Times New Roman"/>
                <w:b/>
                <w:bCs/>
                <w:sz w:val="24"/>
                <w:szCs w:val="24"/>
              </w:rPr>
            </w:pPr>
          </w:p>
        </w:tc>
        <w:tc>
          <w:tcPr>
            <w:tcW w:w="992" w:type="dxa"/>
          </w:tcPr>
          <w:p w14:paraId="64278433"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993" w:type="dxa"/>
          </w:tcPr>
          <w:p w14:paraId="5B078360"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1842" w:type="dxa"/>
          </w:tcPr>
          <w:p w14:paraId="4A47D477"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E46FB7" w:rsidRPr="009718F0" w14:paraId="0FB94FF6" w14:textId="77777777" w:rsidTr="00772A3E">
        <w:tc>
          <w:tcPr>
            <w:tcW w:w="1843" w:type="dxa"/>
          </w:tcPr>
          <w:p w14:paraId="06D10578" w14:textId="77777777" w:rsidR="00E46FB7" w:rsidRPr="009718F0" w:rsidRDefault="00E46FB7" w:rsidP="00ED1B5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3.1</w:t>
            </w:r>
          </w:p>
        </w:tc>
        <w:tc>
          <w:tcPr>
            <w:tcW w:w="1134" w:type="dxa"/>
          </w:tcPr>
          <w:p w14:paraId="1BCB7834"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CLO1.1</w:t>
            </w:r>
          </w:p>
          <w:p w14:paraId="67CF31CA"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CLO2.1</w:t>
            </w:r>
          </w:p>
        </w:tc>
        <w:tc>
          <w:tcPr>
            <w:tcW w:w="1276" w:type="dxa"/>
          </w:tcPr>
          <w:p w14:paraId="12B5F67D"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992" w:type="dxa"/>
          </w:tcPr>
          <w:p w14:paraId="69BDE6A9" w14:textId="77777777" w:rsidR="00E46FB7" w:rsidRPr="009718F0" w:rsidRDefault="00E46FB7" w:rsidP="00ED1B53">
            <w:pPr>
              <w:spacing w:before="0" w:after="0"/>
              <w:ind w:firstLine="0"/>
              <w:jc w:val="center"/>
              <w:rPr>
                <w:rFonts w:cs="Times New Roman"/>
                <w:sz w:val="24"/>
                <w:szCs w:val="24"/>
              </w:rPr>
            </w:pPr>
          </w:p>
        </w:tc>
        <w:tc>
          <w:tcPr>
            <w:tcW w:w="992" w:type="dxa"/>
          </w:tcPr>
          <w:p w14:paraId="3546C5A6"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77194C7D"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1842" w:type="dxa"/>
          </w:tcPr>
          <w:p w14:paraId="209859CA"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0752566A" w14:textId="77777777" w:rsidTr="00772A3E">
        <w:tc>
          <w:tcPr>
            <w:tcW w:w="1843" w:type="dxa"/>
          </w:tcPr>
          <w:p w14:paraId="533D3EF9" w14:textId="77777777" w:rsidR="00E46FB7" w:rsidRPr="009718F0" w:rsidRDefault="00E46FB7" w:rsidP="00ED1B5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lastRenderedPageBreak/>
              <w:t>Câu 3.2</w:t>
            </w:r>
          </w:p>
        </w:tc>
        <w:tc>
          <w:tcPr>
            <w:tcW w:w="1134" w:type="dxa"/>
          </w:tcPr>
          <w:p w14:paraId="6FA5AF8B"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CLO1.1</w:t>
            </w:r>
          </w:p>
          <w:p w14:paraId="424C6693"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0807F1A5" w14:textId="77777777" w:rsidR="00E46FB7" w:rsidRPr="009718F0" w:rsidRDefault="00E46FB7" w:rsidP="00ED1B53">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33CDEB0F" w14:textId="77777777" w:rsidR="00E46FB7" w:rsidRPr="009718F0" w:rsidRDefault="00E46FB7" w:rsidP="00ED1B53">
            <w:pPr>
              <w:spacing w:before="0" w:after="0"/>
              <w:ind w:firstLine="0"/>
              <w:jc w:val="center"/>
              <w:rPr>
                <w:rFonts w:cs="Times New Roman"/>
                <w:sz w:val="24"/>
                <w:szCs w:val="24"/>
              </w:rPr>
            </w:pPr>
          </w:p>
        </w:tc>
        <w:tc>
          <w:tcPr>
            <w:tcW w:w="992" w:type="dxa"/>
          </w:tcPr>
          <w:p w14:paraId="7DBF670D"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32E15E4D"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0AEB7E20"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0B450432" w14:textId="77777777" w:rsidTr="00772A3E">
        <w:tc>
          <w:tcPr>
            <w:tcW w:w="1843" w:type="dxa"/>
          </w:tcPr>
          <w:p w14:paraId="7CC9CA3D" w14:textId="77777777" w:rsidR="00E46FB7" w:rsidRPr="009718F0" w:rsidRDefault="00E46FB7" w:rsidP="00ED1B5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3.3</w:t>
            </w:r>
          </w:p>
        </w:tc>
        <w:tc>
          <w:tcPr>
            <w:tcW w:w="1134" w:type="dxa"/>
          </w:tcPr>
          <w:p w14:paraId="64608D07"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CLO1.1</w:t>
            </w:r>
          </w:p>
          <w:p w14:paraId="670F43F2"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rPr>
              <w:t>CLO2.1</w:t>
            </w:r>
          </w:p>
        </w:tc>
        <w:tc>
          <w:tcPr>
            <w:tcW w:w="1276" w:type="dxa"/>
          </w:tcPr>
          <w:p w14:paraId="4FAE8529" w14:textId="77777777" w:rsidR="00E46FB7" w:rsidRPr="009718F0" w:rsidRDefault="00E46FB7" w:rsidP="00ED1B53">
            <w:pPr>
              <w:spacing w:before="0" w:after="0"/>
              <w:ind w:firstLine="0"/>
              <w:jc w:val="center"/>
              <w:rPr>
                <w:rFonts w:cs="Times New Roman"/>
                <w:kern w:val="2"/>
                <w:sz w:val="24"/>
                <w:szCs w:val="24"/>
                <w:lang w:val="vi-VN"/>
                <w14:ligatures w14:val="standardContextual"/>
              </w:rPr>
            </w:pPr>
            <w:r w:rsidRPr="009718F0">
              <w:rPr>
                <w:rFonts w:cs="Times New Roman"/>
                <w:sz w:val="24"/>
                <w:szCs w:val="24"/>
              </w:rPr>
              <w:t>1</w:t>
            </w:r>
          </w:p>
        </w:tc>
        <w:tc>
          <w:tcPr>
            <w:tcW w:w="992" w:type="dxa"/>
          </w:tcPr>
          <w:p w14:paraId="75376576" w14:textId="77777777" w:rsidR="00E46FB7" w:rsidRPr="009718F0" w:rsidRDefault="00E46FB7" w:rsidP="00ED1B53">
            <w:pPr>
              <w:spacing w:before="0" w:after="0"/>
              <w:ind w:firstLine="0"/>
              <w:jc w:val="center"/>
              <w:rPr>
                <w:rFonts w:cs="Times New Roman"/>
                <w:sz w:val="24"/>
                <w:szCs w:val="24"/>
              </w:rPr>
            </w:pPr>
          </w:p>
        </w:tc>
        <w:tc>
          <w:tcPr>
            <w:tcW w:w="992" w:type="dxa"/>
          </w:tcPr>
          <w:p w14:paraId="693C4B76"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993" w:type="dxa"/>
          </w:tcPr>
          <w:p w14:paraId="4927E7C6"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1AF38514"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40EF8375" w14:textId="77777777" w:rsidTr="00772A3E">
        <w:tc>
          <w:tcPr>
            <w:tcW w:w="1843" w:type="dxa"/>
          </w:tcPr>
          <w:p w14:paraId="71BEA0EB" w14:textId="77777777" w:rsidR="00E46FB7" w:rsidRPr="009718F0" w:rsidRDefault="00E46FB7" w:rsidP="00ED1B5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3.4</w:t>
            </w:r>
          </w:p>
        </w:tc>
        <w:tc>
          <w:tcPr>
            <w:tcW w:w="1134" w:type="dxa"/>
          </w:tcPr>
          <w:p w14:paraId="39303E66"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CLO1.2</w:t>
            </w:r>
          </w:p>
          <w:p w14:paraId="0AD69F9B" w14:textId="77777777" w:rsidR="00E46FB7" w:rsidRPr="009718F0" w:rsidRDefault="00E46FB7" w:rsidP="00ED1B53">
            <w:pPr>
              <w:spacing w:before="0" w:after="0"/>
              <w:ind w:firstLine="0"/>
              <w:jc w:val="center"/>
              <w:rPr>
                <w:rFonts w:cs="Times New Roman"/>
                <w:sz w:val="24"/>
                <w:szCs w:val="24"/>
                <w:lang w:val="vi-VN"/>
              </w:rPr>
            </w:pPr>
            <w:r w:rsidRPr="009718F0">
              <w:rPr>
                <w:rFonts w:cs="Times New Roman"/>
                <w:sz w:val="24"/>
                <w:szCs w:val="24"/>
              </w:rPr>
              <w:t>CLO2.1</w:t>
            </w:r>
          </w:p>
        </w:tc>
        <w:tc>
          <w:tcPr>
            <w:tcW w:w="1276" w:type="dxa"/>
          </w:tcPr>
          <w:p w14:paraId="66B5BAE6"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992" w:type="dxa"/>
          </w:tcPr>
          <w:p w14:paraId="64CFEF3B" w14:textId="77777777" w:rsidR="00E46FB7" w:rsidRPr="009718F0" w:rsidRDefault="00E46FB7" w:rsidP="00ED1B53">
            <w:pPr>
              <w:spacing w:before="0" w:after="0"/>
              <w:ind w:firstLine="0"/>
              <w:jc w:val="center"/>
              <w:rPr>
                <w:rFonts w:cs="Times New Roman"/>
                <w:sz w:val="24"/>
                <w:szCs w:val="24"/>
              </w:rPr>
            </w:pPr>
          </w:p>
        </w:tc>
        <w:tc>
          <w:tcPr>
            <w:tcW w:w="992" w:type="dxa"/>
          </w:tcPr>
          <w:p w14:paraId="181996EF"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993" w:type="dxa"/>
          </w:tcPr>
          <w:p w14:paraId="28C002E7"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1842" w:type="dxa"/>
          </w:tcPr>
          <w:p w14:paraId="693C149C"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6C6A49CA" w14:textId="77777777" w:rsidTr="00772A3E">
        <w:tc>
          <w:tcPr>
            <w:tcW w:w="1843" w:type="dxa"/>
          </w:tcPr>
          <w:p w14:paraId="3F92F0BA" w14:textId="77777777" w:rsidR="00E46FB7" w:rsidRPr="009718F0" w:rsidRDefault="00E46FB7" w:rsidP="00ED1B53">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4</w:t>
            </w:r>
          </w:p>
        </w:tc>
        <w:tc>
          <w:tcPr>
            <w:tcW w:w="1134" w:type="dxa"/>
          </w:tcPr>
          <w:p w14:paraId="0329E584" w14:textId="77777777" w:rsidR="00E46FB7" w:rsidRPr="009718F0" w:rsidRDefault="00E46FB7" w:rsidP="00ED1B53">
            <w:pPr>
              <w:spacing w:before="0" w:after="0"/>
              <w:ind w:firstLine="0"/>
              <w:jc w:val="center"/>
              <w:rPr>
                <w:rFonts w:cs="Times New Roman"/>
                <w:b/>
                <w:bCs/>
                <w:sz w:val="24"/>
                <w:szCs w:val="24"/>
                <w:lang w:val="vi-VN"/>
              </w:rPr>
            </w:pPr>
          </w:p>
        </w:tc>
        <w:tc>
          <w:tcPr>
            <w:tcW w:w="1276" w:type="dxa"/>
          </w:tcPr>
          <w:p w14:paraId="7956B98A"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0F18D302" w14:textId="77777777" w:rsidR="00E46FB7" w:rsidRPr="009718F0" w:rsidRDefault="00E46FB7" w:rsidP="00ED1B53">
            <w:pPr>
              <w:spacing w:before="0" w:after="0"/>
              <w:ind w:firstLine="0"/>
              <w:jc w:val="center"/>
              <w:rPr>
                <w:rFonts w:cs="Times New Roman"/>
                <w:b/>
                <w:bCs/>
                <w:sz w:val="24"/>
                <w:szCs w:val="24"/>
              </w:rPr>
            </w:pPr>
          </w:p>
        </w:tc>
        <w:tc>
          <w:tcPr>
            <w:tcW w:w="992" w:type="dxa"/>
          </w:tcPr>
          <w:p w14:paraId="46639F1C"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993" w:type="dxa"/>
          </w:tcPr>
          <w:p w14:paraId="76DBD587" w14:textId="77777777" w:rsidR="00E46FB7" w:rsidRPr="009718F0" w:rsidRDefault="00E46FB7" w:rsidP="00ED1B53">
            <w:pPr>
              <w:spacing w:before="0" w:after="0"/>
              <w:ind w:firstLine="0"/>
              <w:jc w:val="center"/>
              <w:rPr>
                <w:rFonts w:cs="Times New Roman"/>
                <w:b/>
                <w:bCs/>
                <w:kern w:val="2"/>
                <w:sz w:val="24"/>
                <w:szCs w:val="24"/>
                <w14:ligatures w14:val="standardContextual"/>
              </w:rPr>
            </w:pPr>
          </w:p>
        </w:tc>
        <w:tc>
          <w:tcPr>
            <w:tcW w:w="1842" w:type="dxa"/>
          </w:tcPr>
          <w:p w14:paraId="6A9B8C82"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E46FB7" w:rsidRPr="009718F0" w14:paraId="26B77CAD" w14:textId="77777777" w:rsidTr="00772A3E">
        <w:tc>
          <w:tcPr>
            <w:tcW w:w="1843" w:type="dxa"/>
          </w:tcPr>
          <w:p w14:paraId="449DC02C" w14:textId="77777777" w:rsidR="00E46FB7" w:rsidRPr="009718F0" w:rsidRDefault="00E46FB7" w:rsidP="00ED1B53">
            <w:pPr>
              <w:spacing w:before="0" w:after="0"/>
              <w:ind w:firstLine="0"/>
              <w:rPr>
                <w:rFonts w:cs="Times New Roman"/>
                <w:b/>
                <w:bCs/>
                <w:kern w:val="2"/>
                <w:sz w:val="24"/>
                <w:szCs w:val="24"/>
                <w:lang w:val="vi-VN"/>
                <w14:ligatures w14:val="standardContextual"/>
              </w:rPr>
            </w:pPr>
            <w:r w:rsidRPr="009718F0">
              <w:rPr>
                <w:rFonts w:cs="Times New Roman"/>
                <w:kern w:val="2"/>
                <w:sz w:val="24"/>
                <w:szCs w:val="24"/>
                <w14:ligatures w14:val="standardContextual"/>
              </w:rPr>
              <w:t>Câu 4.1</w:t>
            </w:r>
          </w:p>
        </w:tc>
        <w:tc>
          <w:tcPr>
            <w:tcW w:w="1134" w:type="dxa"/>
          </w:tcPr>
          <w:p w14:paraId="72E22023"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CLO1.1</w:t>
            </w:r>
          </w:p>
          <w:p w14:paraId="67F7DBD8"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CLO2.1</w:t>
            </w:r>
          </w:p>
        </w:tc>
        <w:tc>
          <w:tcPr>
            <w:tcW w:w="1276" w:type="dxa"/>
          </w:tcPr>
          <w:p w14:paraId="2AB9D47F" w14:textId="77777777" w:rsidR="00E46FB7" w:rsidRPr="009718F0" w:rsidRDefault="00E46FB7" w:rsidP="00ED1B53">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3619DC9C" w14:textId="77777777" w:rsidR="00E46FB7" w:rsidRPr="009718F0" w:rsidRDefault="00E46FB7" w:rsidP="00ED1B53">
            <w:pPr>
              <w:spacing w:before="0" w:after="0"/>
              <w:ind w:firstLine="0"/>
              <w:jc w:val="center"/>
              <w:rPr>
                <w:rFonts w:cs="Times New Roman"/>
                <w:sz w:val="24"/>
                <w:szCs w:val="24"/>
              </w:rPr>
            </w:pPr>
          </w:p>
        </w:tc>
        <w:tc>
          <w:tcPr>
            <w:tcW w:w="992" w:type="dxa"/>
          </w:tcPr>
          <w:p w14:paraId="193129A9"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0E17FBD5"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1842" w:type="dxa"/>
          </w:tcPr>
          <w:p w14:paraId="4924E023"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701B7028" w14:textId="77777777" w:rsidTr="00772A3E">
        <w:tc>
          <w:tcPr>
            <w:tcW w:w="1843" w:type="dxa"/>
          </w:tcPr>
          <w:p w14:paraId="6836CA25" w14:textId="77777777" w:rsidR="00E46FB7" w:rsidRPr="009718F0" w:rsidRDefault="00E46FB7" w:rsidP="00ED1B53">
            <w:pPr>
              <w:spacing w:before="0" w:after="0"/>
              <w:ind w:firstLine="0"/>
              <w:rPr>
                <w:rFonts w:cs="Times New Roman"/>
                <w:b/>
                <w:bCs/>
                <w:kern w:val="2"/>
                <w:sz w:val="24"/>
                <w:szCs w:val="24"/>
                <w:lang w:val="vi-VN"/>
                <w14:ligatures w14:val="standardContextual"/>
              </w:rPr>
            </w:pPr>
            <w:r w:rsidRPr="009718F0">
              <w:rPr>
                <w:rFonts w:cs="Times New Roman"/>
                <w:kern w:val="2"/>
                <w:sz w:val="24"/>
                <w:szCs w:val="24"/>
                <w14:ligatures w14:val="standardContextual"/>
              </w:rPr>
              <w:t>Câu 4.2</w:t>
            </w:r>
          </w:p>
        </w:tc>
        <w:tc>
          <w:tcPr>
            <w:tcW w:w="1134" w:type="dxa"/>
          </w:tcPr>
          <w:p w14:paraId="18F5CA5B"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CLO1.2</w:t>
            </w:r>
          </w:p>
          <w:p w14:paraId="2860C187" w14:textId="77777777" w:rsidR="00E46FB7" w:rsidRPr="009718F0" w:rsidRDefault="00E46FB7" w:rsidP="00ED1B53">
            <w:pPr>
              <w:spacing w:before="0" w:after="0"/>
              <w:ind w:firstLine="0"/>
              <w:jc w:val="center"/>
              <w:rPr>
                <w:rFonts w:cs="Times New Roman"/>
                <w:sz w:val="24"/>
                <w:szCs w:val="24"/>
              </w:rPr>
            </w:pPr>
            <w:r w:rsidRPr="009718F0">
              <w:rPr>
                <w:rFonts w:cs="Times New Roman"/>
                <w:sz w:val="24"/>
                <w:szCs w:val="24"/>
              </w:rPr>
              <w:t>CLO2.2</w:t>
            </w:r>
          </w:p>
        </w:tc>
        <w:tc>
          <w:tcPr>
            <w:tcW w:w="1276" w:type="dxa"/>
          </w:tcPr>
          <w:p w14:paraId="22ED21ED" w14:textId="77777777" w:rsidR="00E46FB7" w:rsidRPr="009718F0" w:rsidRDefault="00E46FB7" w:rsidP="00ED1B53">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7E3B3851" w14:textId="77777777" w:rsidR="00E46FB7" w:rsidRPr="009718F0" w:rsidRDefault="00E46FB7" w:rsidP="00ED1B53">
            <w:pPr>
              <w:spacing w:before="0" w:after="0"/>
              <w:ind w:firstLine="0"/>
              <w:jc w:val="center"/>
              <w:rPr>
                <w:rFonts w:cs="Times New Roman"/>
                <w:sz w:val="24"/>
                <w:szCs w:val="24"/>
              </w:rPr>
            </w:pPr>
          </w:p>
        </w:tc>
        <w:tc>
          <w:tcPr>
            <w:tcW w:w="992" w:type="dxa"/>
          </w:tcPr>
          <w:p w14:paraId="40EC769C" w14:textId="77777777" w:rsidR="00E46FB7" w:rsidRPr="009718F0" w:rsidRDefault="00E46FB7" w:rsidP="00ED1B5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4A8F09D3" w14:textId="77777777" w:rsidR="00E46FB7" w:rsidRPr="009718F0" w:rsidRDefault="00E46FB7" w:rsidP="00ED1B53">
            <w:pPr>
              <w:spacing w:before="0" w:after="0"/>
              <w:ind w:firstLine="0"/>
              <w:jc w:val="center"/>
              <w:rPr>
                <w:rFonts w:cs="Times New Roman"/>
                <w:kern w:val="2"/>
                <w:sz w:val="24"/>
                <w:szCs w:val="24"/>
                <w14:ligatures w14:val="standardContextual"/>
              </w:rPr>
            </w:pPr>
          </w:p>
        </w:tc>
        <w:tc>
          <w:tcPr>
            <w:tcW w:w="1842" w:type="dxa"/>
          </w:tcPr>
          <w:p w14:paraId="6C78C49B"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p>
        </w:tc>
      </w:tr>
      <w:tr w:rsidR="00E46FB7" w:rsidRPr="009718F0" w14:paraId="3B37D950" w14:textId="77777777" w:rsidTr="00772A3E">
        <w:tc>
          <w:tcPr>
            <w:tcW w:w="1843" w:type="dxa"/>
          </w:tcPr>
          <w:p w14:paraId="67AAA67D" w14:textId="77777777" w:rsidR="00E46FB7" w:rsidRPr="009718F0" w:rsidRDefault="00E46FB7" w:rsidP="00ED1B53">
            <w:pPr>
              <w:spacing w:before="0" w:after="0"/>
              <w:ind w:firstLine="0"/>
              <w:rPr>
                <w:rFonts w:cs="Times New Roman"/>
                <w:b/>
                <w:bCs/>
                <w:sz w:val="24"/>
                <w:szCs w:val="24"/>
                <w:lang w:val="vi-VN"/>
              </w:rPr>
            </w:pPr>
            <w:r w:rsidRPr="009718F0">
              <w:rPr>
                <w:rFonts w:cs="Times New Roman"/>
                <w:b/>
                <w:bCs/>
                <w:sz w:val="24"/>
                <w:szCs w:val="24"/>
                <w:lang w:val="vi-VN"/>
              </w:rPr>
              <w:t>Tổng số câu hỏi thành phần</w:t>
            </w:r>
          </w:p>
        </w:tc>
        <w:tc>
          <w:tcPr>
            <w:tcW w:w="1134" w:type="dxa"/>
          </w:tcPr>
          <w:p w14:paraId="18C20246" w14:textId="77777777" w:rsidR="00E46FB7" w:rsidRPr="009718F0" w:rsidRDefault="00E46FB7" w:rsidP="00ED1B53">
            <w:pPr>
              <w:spacing w:before="0" w:after="0"/>
              <w:ind w:firstLine="0"/>
              <w:jc w:val="center"/>
              <w:rPr>
                <w:rFonts w:cs="Times New Roman"/>
                <w:b/>
                <w:bCs/>
                <w:sz w:val="24"/>
                <w:szCs w:val="24"/>
                <w:lang w:val="vi-VN"/>
              </w:rPr>
            </w:pPr>
          </w:p>
        </w:tc>
        <w:tc>
          <w:tcPr>
            <w:tcW w:w="1276" w:type="dxa"/>
          </w:tcPr>
          <w:p w14:paraId="65DDEA61" w14:textId="77777777" w:rsidR="00E46FB7" w:rsidRPr="009718F0" w:rsidRDefault="00E46FB7" w:rsidP="00ED1B53">
            <w:pPr>
              <w:spacing w:before="0" w:after="0"/>
              <w:ind w:firstLine="0"/>
              <w:jc w:val="center"/>
              <w:rPr>
                <w:rFonts w:cs="Times New Roman"/>
                <w:b/>
                <w:bCs/>
                <w:sz w:val="24"/>
                <w:szCs w:val="24"/>
                <w:lang w:val="vi-VN"/>
              </w:rPr>
            </w:pPr>
            <w:r w:rsidRPr="009718F0">
              <w:rPr>
                <w:rFonts w:cs="Times New Roman"/>
                <w:b/>
                <w:bCs/>
                <w:sz w:val="24"/>
                <w:szCs w:val="24"/>
              </w:rPr>
              <w:t>1</w:t>
            </w:r>
            <w:r w:rsidRPr="009718F0">
              <w:rPr>
                <w:rFonts w:cs="Times New Roman"/>
                <w:b/>
                <w:bCs/>
                <w:sz w:val="24"/>
                <w:szCs w:val="24"/>
                <w:lang w:val="vi-VN"/>
              </w:rPr>
              <w:t>0</w:t>
            </w:r>
          </w:p>
        </w:tc>
        <w:tc>
          <w:tcPr>
            <w:tcW w:w="992" w:type="dxa"/>
          </w:tcPr>
          <w:p w14:paraId="0D7578DD"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2</w:t>
            </w:r>
          </w:p>
        </w:tc>
        <w:tc>
          <w:tcPr>
            <w:tcW w:w="992" w:type="dxa"/>
          </w:tcPr>
          <w:p w14:paraId="6EAA5FCB"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6</w:t>
            </w:r>
          </w:p>
        </w:tc>
        <w:tc>
          <w:tcPr>
            <w:tcW w:w="993" w:type="dxa"/>
          </w:tcPr>
          <w:p w14:paraId="1929E0B7"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2</w:t>
            </w:r>
          </w:p>
        </w:tc>
        <w:tc>
          <w:tcPr>
            <w:tcW w:w="1842" w:type="dxa"/>
          </w:tcPr>
          <w:p w14:paraId="769E8A98" w14:textId="77777777" w:rsidR="00E46FB7" w:rsidRPr="009718F0" w:rsidRDefault="00E46FB7" w:rsidP="00ED1B53">
            <w:pPr>
              <w:spacing w:before="0" w:after="0"/>
              <w:ind w:firstLine="0"/>
              <w:jc w:val="center"/>
              <w:rPr>
                <w:rFonts w:cs="Times New Roman"/>
                <w:b/>
                <w:bCs/>
                <w:sz w:val="24"/>
                <w:szCs w:val="24"/>
                <w:lang w:val="vi-VN"/>
              </w:rPr>
            </w:pPr>
            <w:r w:rsidRPr="009718F0">
              <w:rPr>
                <w:rFonts w:cs="Times New Roman"/>
                <w:b/>
                <w:bCs/>
                <w:sz w:val="24"/>
                <w:szCs w:val="24"/>
                <w:lang w:val="vi-VN"/>
              </w:rPr>
              <w:t>20</w:t>
            </w:r>
          </w:p>
        </w:tc>
      </w:tr>
      <w:tr w:rsidR="00E46FB7" w:rsidRPr="009718F0" w14:paraId="1DAEB2D1" w14:textId="77777777" w:rsidTr="00772A3E">
        <w:tc>
          <w:tcPr>
            <w:tcW w:w="1843" w:type="dxa"/>
          </w:tcPr>
          <w:p w14:paraId="6898A1B6" w14:textId="77777777" w:rsidR="00E46FB7" w:rsidRPr="009718F0" w:rsidRDefault="00E46FB7" w:rsidP="00ED1B53">
            <w:pPr>
              <w:spacing w:before="0" w:after="0"/>
              <w:ind w:firstLine="0"/>
              <w:rPr>
                <w:rFonts w:cs="Times New Roman"/>
                <w:b/>
                <w:bCs/>
                <w:sz w:val="24"/>
                <w:szCs w:val="24"/>
              </w:rPr>
            </w:pPr>
            <w:r w:rsidRPr="009718F0">
              <w:rPr>
                <w:rFonts w:cs="Times New Roman"/>
                <w:b/>
                <w:bCs/>
                <w:sz w:val="24"/>
                <w:szCs w:val="24"/>
              </w:rPr>
              <w:t>Tổng số điểm</w:t>
            </w:r>
          </w:p>
        </w:tc>
        <w:tc>
          <w:tcPr>
            <w:tcW w:w="1134" w:type="dxa"/>
          </w:tcPr>
          <w:p w14:paraId="4280A02E" w14:textId="77777777" w:rsidR="00E46FB7" w:rsidRPr="009718F0" w:rsidRDefault="00E46FB7" w:rsidP="00ED1B53">
            <w:pPr>
              <w:spacing w:before="0" w:after="0"/>
              <w:ind w:firstLine="0"/>
              <w:jc w:val="center"/>
              <w:rPr>
                <w:rFonts w:cs="Times New Roman"/>
                <w:b/>
                <w:bCs/>
                <w:sz w:val="24"/>
                <w:szCs w:val="24"/>
                <w:lang w:val="vi-VN"/>
              </w:rPr>
            </w:pPr>
          </w:p>
        </w:tc>
        <w:tc>
          <w:tcPr>
            <w:tcW w:w="1276" w:type="dxa"/>
          </w:tcPr>
          <w:p w14:paraId="5B8DCF1D" w14:textId="77777777" w:rsidR="00E46FB7" w:rsidRPr="009718F0" w:rsidRDefault="00E46FB7" w:rsidP="00ED1B53">
            <w:pPr>
              <w:spacing w:before="0" w:after="0"/>
              <w:ind w:firstLine="0"/>
              <w:jc w:val="center"/>
              <w:rPr>
                <w:rFonts w:cs="Times New Roman"/>
                <w:b/>
                <w:bCs/>
                <w:sz w:val="24"/>
                <w:szCs w:val="24"/>
                <w:lang w:val="vi-VN"/>
              </w:rPr>
            </w:pPr>
            <w:r w:rsidRPr="009718F0">
              <w:rPr>
                <w:rFonts w:cs="Times New Roman"/>
                <w:b/>
                <w:bCs/>
                <w:sz w:val="24"/>
                <w:szCs w:val="24"/>
                <w:lang w:val="vi-VN"/>
              </w:rPr>
              <w:t>10</w:t>
            </w:r>
          </w:p>
        </w:tc>
        <w:tc>
          <w:tcPr>
            <w:tcW w:w="992" w:type="dxa"/>
          </w:tcPr>
          <w:p w14:paraId="6A4F7389"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2</w:t>
            </w:r>
          </w:p>
        </w:tc>
        <w:tc>
          <w:tcPr>
            <w:tcW w:w="992" w:type="dxa"/>
          </w:tcPr>
          <w:p w14:paraId="05102D1C"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6</w:t>
            </w:r>
          </w:p>
        </w:tc>
        <w:tc>
          <w:tcPr>
            <w:tcW w:w="993" w:type="dxa"/>
          </w:tcPr>
          <w:p w14:paraId="589F3295"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2</w:t>
            </w:r>
          </w:p>
        </w:tc>
        <w:tc>
          <w:tcPr>
            <w:tcW w:w="1842" w:type="dxa"/>
          </w:tcPr>
          <w:p w14:paraId="6E646CCC" w14:textId="77777777" w:rsidR="00E46FB7" w:rsidRPr="009718F0" w:rsidRDefault="00E46FB7" w:rsidP="00ED1B53">
            <w:pPr>
              <w:spacing w:before="0" w:after="0"/>
              <w:ind w:firstLine="0"/>
              <w:jc w:val="center"/>
              <w:rPr>
                <w:rFonts w:cs="Times New Roman"/>
                <w:b/>
                <w:bCs/>
                <w:sz w:val="24"/>
                <w:szCs w:val="24"/>
                <w:lang w:val="vi-VN"/>
              </w:rPr>
            </w:pPr>
          </w:p>
        </w:tc>
      </w:tr>
      <w:tr w:rsidR="00E46FB7" w:rsidRPr="009718F0" w14:paraId="13B654AE" w14:textId="77777777" w:rsidTr="00772A3E">
        <w:tc>
          <w:tcPr>
            <w:tcW w:w="1843" w:type="dxa"/>
          </w:tcPr>
          <w:p w14:paraId="520EB432" w14:textId="77777777" w:rsidR="00E46FB7" w:rsidRPr="009718F0" w:rsidRDefault="00E46FB7" w:rsidP="00ED1B53">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14:ligatures w14:val="standardContextual"/>
              </w:rPr>
              <w:t xml:space="preserve">Tỷ </w:t>
            </w:r>
            <w:r w:rsidRPr="009718F0">
              <w:rPr>
                <w:rFonts w:cs="Times New Roman"/>
                <w:b/>
                <w:bCs/>
                <w:kern w:val="2"/>
                <w:sz w:val="24"/>
                <w:szCs w:val="24"/>
                <w:lang w:val="vi-VN"/>
                <w14:ligatures w14:val="standardContextual"/>
              </w:rPr>
              <w:t>trọng</w:t>
            </w:r>
          </w:p>
        </w:tc>
        <w:tc>
          <w:tcPr>
            <w:tcW w:w="1134" w:type="dxa"/>
          </w:tcPr>
          <w:p w14:paraId="1923CBD1" w14:textId="77777777" w:rsidR="00E46FB7" w:rsidRPr="009718F0" w:rsidRDefault="00E46FB7" w:rsidP="00ED1B53">
            <w:pPr>
              <w:spacing w:before="0" w:after="0"/>
              <w:ind w:firstLine="0"/>
              <w:jc w:val="center"/>
              <w:rPr>
                <w:rFonts w:cs="Times New Roman"/>
                <w:b/>
                <w:bCs/>
                <w:sz w:val="24"/>
                <w:szCs w:val="24"/>
                <w:lang w:val="vi-VN"/>
              </w:rPr>
            </w:pPr>
          </w:p>
        </w:tc>
        <w:tc>
          <w:tcPr>
            <w:tcW w:w="1276" w:type="dxa"/>
          </w:tcPr>
          <w:p w14:paraId="0D4EC8C0"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100</w:t>
            </w:r>
            <w:r w:rsidRPr="009718F0">
              <w:rPr>
                <w:rFonts w:cs="Times New Roman"/>
                <w:b/>
                <w:bCs/>
                <w:kern w:val="2"/>
                <w:sz w:val="24"/>
                <w:szCs w:val="24"/>
                <w14:ligatures w14:val="standardContextual"/>
              </w:rPr>
              <w:t>%</w:t>
            </w:r>
          </w:p>
        </w:tc>
        <w:tc>
          <w:tcPr>
            <w:tcW w:w="992" w:type="dxa"/>
          </w:tcPr>
          <w:p w14:paraId="22782D97" w14:textId="77777777" w:rsidR="00E46FB7" w:rsidRPr="009718F0" w:rsidRDefault="00E46FB7" w:rsidP="00ED1B53">
            <w:pPr>
              <w:spacing w:before="0" w:after="0"/>
              <w:ind w:firstLine="0"/>
              <w:jc w:val="center"/>
              <w:rPr>
                <w:rFonts w:cs="Times New Roman"/>
                <w:b/>
                <w:bCs/>
                <w:sz w:val="24"/>
                <w:szCs w:val="24"/>
              </w:rPr>
            </w:pPr>
            <w:r w:rsidRPr="009718F0">
              <w:rPr>
                <w:rFonts w:cs="Times New Roman"/>
                <w:b/>
                <w:bCs/>
                <w:sz w:val="24"/>
                <w:szCs w:val="24"/>
              </w:rPr>
              <w:t>20%</w:t>
            </w:r>
          </w:p>
        </w:tc>
        <w:tc>
          <w:tcPr>
            <w:tcW w:w="992" w:type="dxa"/>
          </w:tcPr>
          <w:p w14:paraId="7779CA66"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60%</w:t>
            </w:r>
          </w:p>
        </w:tc>
        <w:tc>
          <w:tcPr>
            <w:tcW w:w="993" w:type="dxa"/>
          </w:tcPr>
          <w:p w14:paraId="1656B560" w14:textId="77777777" w:rsidR="00E46FB7" w:rsidRPr="009718F0" w:rsidRDefault="00E46FB7" w:rsidP="00ED1B5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1842" w:type="dxa"/>
          </w:tcPr>
          <w:p w14:paraId="1778E358" w14:textId="77777777" w:rsidR="00E46FB7" w:rsidRPr="009718F0" w:rsidRDefault="00E46FB7" w:rsidP="00ED1B5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100%</w:t>
            </w:r>
          </w:p>
        </w:tc>
      </w:tr>
    </w:tbl>
    <w:p w14:paraId="38EF203F" w14:textId="77777777" w:rsidR="003F3EAB" w:rsidRPr="001D00FC" w:rsidRDefault="003F3EAB" w:rsidP="00ED1B53">
      <w:pPr>
        <w:spacing w:before="0" w:after="0"/>
        <w:ind w:firstLine="0"/>
        <w:jc w:val="both"/>
        <w:rPr>
          <w:sz w:val="24"/>
          <w:szCs w:val="24"/>
          <w:lang w:val="pt-BR"/>
        </w:rPr>
      </w:pPr>
    </w:p>
    <w:sectPr w:rsidR="003F3EAB" w:rsidRPr="001D00FC" w:rsidSect="00A119B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D466AD" w14:textId="77777777" w:rsidR="005D3B5F" w:rsidRDefault="005D3B5F" w:rsidP="00FD6398">
      <w:pPr>
        <w:spacing w:before="0" w:after="0" w:line="240" w:lineRule="auto"/>
      </w:pPr>
      <w:r>
        <w:separator/>
      </w:r>
    </w:p>
  </w:endnote>
  <w:endnote w:type="continuationSeparator" w:id="0">
    <w:p w14:paraId="686672A6" w14:textId="77777777" w:rsidR="005D3B5F" w:rsidRDefault="005D3B5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5D7F108A" w:rsidR="00410EC1" w:rsidRPr="00FD6398" w:rsidRDefault="00410EC1">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71BE4">
          <w:rPr>
            <w:noProof/>
            <w:sz w:val="24"/>
            <w:szCs w:val="20"/>
          </w:rPr>
          <w:t>6</w:t>
        </w:r>
        <w:r w:rsidRPr="00FD6398">
          <w:rPr>
            <w:noProof/>
            <w:sz w:val="24"/>
            <w:szCs w:val="20"/>
          </w:rPr>
          <w:fldChar w:fldCharType="end"/>
        </w:r>
      </w:p>
    </w:sdtContent>
  </w:sdt>
  <w:p w14:paraId="471570A7" w14:textId="77777777" w:rsidR="00410EC1" w:rsidRDefault="00410E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F754D6" w14:textId="77777777" w:rsidR="005D3B5F" w:rsidRDefault="005D3B5F" w:rsidP="00FD6398">
      <w:pPr>
        <w:spacing w:before="0" w:after="0" w:line="240" w:lineRule="auto"/>
      </w:pPr>
      <w:r>
        <w:separator/>
      </w:r>
    </w:p>
  </w:footnote>
  <w:footnote w:type="continuationSeparator" w:id="0">
    <w:p w14:paraId="5A42C27C" w14:textId="77777777" w:rsidR="005D3B5F" w:rsidRDefault="005D3B5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D65E6B14"/>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1212BB"/>
    <w:multiLevelType w:val="multilevel"/>
    <w:tmpl w:val="72CC64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D327634"/>
    <w:multiLevelType w:val="hybridMultilevel"/>
    <w:tmpl w:val="D604EE3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031226"/>
    <w:multiLevelType w:val="multilevel"/>
    <w:tmpl w:val="010EDBE2"/>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6B606F8"/>
    <w:multiLevelType w:val="multilevel"/>
    <w:tmpl w:val="32C4F702"/>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6B52C23"/>
    <w:multiLevelType w:val="hybridMultilevel"/>
    <w:tmpl w:val="DE32C17A"/>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2E1B8A"/>
    <w:multiLevelType w:val="multilevel"/>
    <w:tmpl w:val="474EE38A"/>
    <w:lvl w:ilvl="0">
      <w:start w:val="1"/>
      <w:numFmt w:val="decimal"/>
      <w:lvlText w:val="%1."/>
      <w:lvlJc w:val="left"/>
      <w:pPr>
        <w:ind w:left="108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9">
    <w:nsid w:val="2BB5730F"/>
    <w:multiLevelType w:val="multilevel"/>
    <w:tmpl w:val="9DC896A6"/>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0D5A68"/>
    <w:multiLevelType w:val="multilevel"/>
    <w:tmpl w:val="2C4A91B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502D0DC8"/>
    <w:multiLevelType w:val="multilevel"/>
    <w:tmpl w:val="86C242C6"/>
    <w:lvl w:ilvl="0">
      <w:start w:val="1"/>
      <w:numFmt w:val="decimal"/>
      <w:lvlText w:val="%1."/>
      <w:lvlJc w:val="left"/>
      <w:pPr>
        <w:ind w:left="720" w:hanging="360"/>
      </w:pPr>
    </w:lvl>
    <w:lvl w:ilvl="1">
      <w:start w:val="1"/>
      <w:numFmt w:val="decimal"/>
      <w:isLgl/>
      <w:lvlText w:val="%1.%2."/>
      <w:lvlJc w:val="left"/>
      <w:pPr>
        <w:ind w:left="1117" w:hanging="72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551" w:hanging="108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1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0BA4DEA"/>
    <w:multiLevelType w:val="multilevel"/>
    <w:tmpl w:val="DD384BC8"/>
    <w:lvl w:ilvl="0">
      <w:start w:val="1"/>
      <w:numFmt w:val="decimal"/>
      <w:lvlText w:val="%1."/>
      <w:lvlJc w:val="left"/>
      <w:pPr>
        <w:tabs>
          <w:tab w:val="num" w:pos="390"/>
        </w:tabs>
        <w:ind w:left="390" w:hanging="39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6">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AB03B7"/>
    <w:multiLevelType w:val="multilevel"/>
    <w:tmpl w:val="78B41A2A"/>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1"/>
  </w:num>
  <w:num w:numId="4">
    <w:abstractNumId w:val="4"/>
  </w:num>
  <w:num w:numId="5">
    <w:abstractNumId w:val="0"/>
  </w:num>
  <w:num w:numId="6">
    <w:abstractNumId w:val="13"/>
  </w:num>
  <w:num w:numId="7">
    <w:abstractNumId w:val="8"/>
  </w:num>
  <w:num w:numId="8">
    <w:abstractNumId w:val="15"/>
  </w:num>
  <w:num w:numId="9">
    <w:abstractNumId w:val="2"/>
  </w:num>
  <w:num w:numId="10">
    <w:abstractNumId w:val="9"/>
  </w:num>
  <w:num w:numId="11">
    <w:abstractNumId w:val="12"/>
  </w:num>
  <w:num w:numId="12">
    <w:abstractNumId w:val="5"/>
  </w:num>
  <w:num w:numId="13">
    <w:abstractNumId w:val="14"/>
  </w:num>
  <w:num w:numId="14">
    <w:abstractNumId w:val="6"/>
  </w:num>
  <w:num w:numId="15">
    <w:abstractNumId w:val="17"/>
  </w:num>
  <w:num w:numId="16">
    <w:abstractNumId w:val="3"/>
  </w:num>
  <w:num w:numId="17">
    <w:abstractNumId w:val="7"/>
  </w:num>
  <w:num w:numId="18">
    <w:abstractNumId w:val="16"/>
  </w:num>
  <w:num w:numId="19">
    <w:abstractNumId w:val="18"/>
  </w:num>
  <w:numIdMacAtCleanup w:val="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ich Tran">
    <w15:presenceInfo w15:providerId="None" w15:userId="Bich Tr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081F"/>
    <w:rsid w:val="00032682"/>
    <w:rsid w:val="00033C0F"/>
    <w:rsid w:val="000367A8"/>
    <w:rsid w:val="000463A2"/>
    <w:rsid w:val="00053A98"/>
    <w:rsid w:val="00057543"/>
    <w:rsid w:val="00065EC6"/>
    <w:rsid w:val="00067051"/>
    <w:rsid w:val="00072CE7"/>
    <w:rsid w:val="00073DC3"/>
    <w:rsid w:val="000769E9"/>
    <w:rsid w:val="00076A3D"/>
    <w:rsid w:val="00085DF0"/>
    <w:rsid w:val="000944F7"/>
    <w:rsid w:val="00097F46"/>
    <w:rsid w:val="000A1AA8"/>
    <w:rsid w:val="000A7B31"/>
    <w:rsid w:val="000B5B5B"/>
    <w:rsid w:val="000B682B"/>
    <w:rsid w:val="000C40A2"/>
    <w:rsid w:val="000C4F78"/>
    <w:rsid w:val="000C5A41"/>
    <w:rsid w:val="000D0A71"/>
    <w:rsid w:val="000D1EE3"/>
    <w:rsid w:val="000D3C33"/>
    <w:rsid w:val="000D5435"/>
    <w:rsid w:val="000D58A8"/>
    <w:rsid w:val="000D5A07"/>
    <w:rsid w:val="000E1699"/>
    <w:rsid w:val="000E5BAE"/>
    <w:rsid w:val="000F16E3"/>
    <w:rsid w:val="000F5F0D"/>
    <w:rsid w:val="000F7698"/>
    <w:rsid w:val="00100A73"/>
    <w:rsid w:val="00102871"/>
    <w:rsid w:val="00103003"/>
    <w:rsid w:val="00105CEE"/>
    <w:rsid w:val="001073EB"/>
    <w:rsid w:val="00107556"/>
    <w:rsid w:val="00113052"/>
    <w:rsid w:val="00120C06"/>
    <w:rsid w:val="00121039"/>
    <w:rsid w:val="0012168B"/>
    <w:rsid w:val="00122C90"/>
    <w:rsid w:val="00123812"/>
    <w:rsid w:val="00144CD3"/>
    <w:rsid w:val="00167FC3"/>
    <w:rsid w:val="00183303"/>
    <w:rsid w:val="00186605"/>
    <w:rsid w:val="00195232"/>
    <w:rsid w:val="00196483"/>
    <w:rsid w:val="001B0A07"/>
    <w:rsid w:val="001B1CF6"/>
    <w:rsid w:val="001B3075"/>
    <w:rsid w:val="001B6C88"/>
    <w:rsid w:val="001D00FC"/>
    <w:rsid w:val="001D0DC8"/>
    <w:rsid w:val="001D47B4"/>
    <w:rsid w:val="001D4D23"/>
    <w:rsid w:val="001F2F9A"/>
    <w:rsid w:val="001F3E93"/>
    <w:rsid w:val="001F7AEA"/>
    <w:rsid w:val="00205234"/>
    <w:rsid w:val="002061BB"/>
    <w:rsid w:val="002131C8"/>
    <w:rsid w:val="00213257"/>
    <w:rsid w:val="00216916"/>
    <w:rsid w:val="00217A8D"/>
    <w:rsid w:val="00222174"/>
    <w:rsid w:val="00245C9B"/>
    <w:rsid w:val="00252CA1"/>
    <w:rsid w:val="00264BB6"/>
    <w:rsid w:val="002718EF"/>
    <w:rsid w:val="002818BC"/>
    <w:rsid w:val="002826AA"/>
    <w:rsid w:val="002840B7"/>
    <w:rsid w:val="00285CA0"/>
    <w:rsid w:val="00294475"/>
    <w:rsid w:val="0029771E"/>
    <w:rsid w:val="002B129A"/>
    <w:rsid w:val="002B1B6E"/>
    <w:rsid w:val="002C01D7"/>
    <w:rsid w:val="002C232E"/>
    <w:rsid w:val="002C3286"/>
    <w:rsid w:val="002C3485"/>
    <w:rsid w:val="002C58BA"/>
    <w:rsid w:val="002D3BD1"/>
    <w:rsid w:val="002D54A8"/>
    <w:rsid w:val="002D7E13"/>
    <w:rsid w:val="002E47B8"/>
    <w:rsid w:val="002E6510"/>
    <w:rsid w:val="002E7046"/>
    <w:rsid w:val="002F3FC2"/>
    <w:rsid w:val="003110EC"/>
    <w:rsid w:val="00314004"/>
    <w:rsid w:val="00316842"/>
    <w:rsid w:val="0032048C"/>
    <w:rsid w:val="00325D97"/>
    <w:rsid w:val="003263D3"/>
    <w:rsid w:val="00343382"/>
    <w:rsid w:val="00357D2A"/>
    <w:rsid w:val="003602B4"/>
    <w:rsid w:val="00365C0F"/>
    <w:rsid w:val="00366C68"/>
    <w:rsid w:val="00367A20"/>
    <w:rsid w:val="00370DE0"/>
    <w:rsid w:val="00372352"/>
    <w:rsid w:val="00377470"/>
    <w:rsid w:val="00377B6A"/>
    <w:rsid w:val="00380699"/>
    <w:rsid w:val="00385BAD"/>
    <w:rsid w:val="003875F7"/>
    <w:rsid w:val="00391A6A"/>
    <w:rsid w:val="00391F4C"/>
    <w:rsid w:val="00393030"/>
    <w:rsid w:val="00394DE0"/>
    <w:rsid w:val="003A0858"/>
    <w:rsid w:val="003A1D0D"/>
    <w:rsid w:val="003A1E07"/>
    <w:rsid w:val="003A3434"/>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0E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0A06"/>
    <w:rsid w:val="00485729"/>
    <w:rsid w:val="00490DCE"/>
    <w:rsid w:val="004A0087"/>
    <w:rsid w:val="004A0572"/>
    <w:rsid w:val="004A0B72"/>
    <w:rsid w:val="004A173B"/>
    <w:rsid w:val="004A3873"/>
    <w:rsid w:val="004A42FF"/>
    <w:rsid w:val="004A6A0E"/>
    <w:rsid w:val="004A78D4"/>
    <w:rsid w:val="004B1CD5"/>
    <w:rsid w:val="004B210D"/>
    <w:rsid w:val="004B38E3"/>
    <w:rsid w:val="004B3E53"/>
    <w:rsid w:val="004B6031"/>
    <w:rsid w:val="004B640E"/>
    <w:rsid w:val="004C02C6"/>
    <w:rsid w:val="004C133D"/>
    <w:rsid w:val="004C606D"/>
    <w:rsid w:val="004D1E40"/>
    <w:rsid w:val="004D3685"/>
    <w:rsid w:val="004E08C9"/>
    <w:rsid w:val="004E46EF"/>
    <w:rsid w:val="004E6AD5"/>
    <w:rsid w:val="004F2B47"/>
    <w:rsid w:val="004F6A42"/>
    <w:rsid w:val="004F75B5"/>
    <w:rsid w:val="00500597"/>
    <w:rsid w:val="00501D53"/>
    <w:rsid w:val="0050457C"/>
    <w:rsid w:val="005065E2"/>
    <w:rsid w:val="005128BA"/>
    <w:rsid w:val="005169F2"/>
    <w:rsid w:val="005170BC"/>
    <w:rsid w:val="00517B66"/>
    <w:rsid w:val="0052778A"/>
    <w:rsid w:val="0053230D"/>
    <w:rsid w:val="00534BCE"/>
    <w:rsid w:val="0054551E"/>
    <w:rsid w:val="00546C0A"/>
    <w:rsid w:val="00547CE5"/>
    <w:rsid w:val="0055037C"/>
    <w:rsid w:val="00553521"/>
    <w:rsid w:val="005562F5"/>
    <w:rsid w:val="00556F6C"/>
    <w:rsid w:val="0056004D"/>
    <w:rsid w:val="00560954"/>
    <w:rsid w:val="00565D49"/>
    <w:rsid w:val="00566963"/>
    <w:rsid w:val="00586E8E"/>
    <w:rsid w:val="00596A11"/>
    <w:rsid w:val="005A7248"/>
    <w:rsid w:val="005B41C1"/>
    <w:rsid w:val="005C4518"/>
    <w:rsid w:val="005D3B5F"/>
    <w:rsid w:val="005E30D6"/>
    <w:rsid w:val="005E4344"/>
    <w:rsid w:val="005E4990"/>
    <w:rsid w:val="005F0AAD"/>
    <w:rsid w:val="00600A25"/>
    <w:rsid w:val="006062E5"/>
    <w:rsid w:val="00610026"/>
    <w:rsid w:val="006136AB"/>
    <w:rsid w:val="00614467"/>
    <w:rsid w:val="00621757"/>
    <w:rsid w:val="00640199"/>
    <w:rsid w:val="00640304"/>
    <w:rsid w:val="00646782"/>
    <w:rsid w:val="00650A7E"/>
    <w:rsid w:val="00650DC8"/>
    <w:rsid w:val="00652066"/>
    <w:rsid w:val="00654722"/>
    <w:rsid w:val="0065677E"/>
    <w:rsid w:val="00656CBE"/>
    <w:rsid w:val="00660877"/>
    <w:rsid w:val="00661BEB"/>
    <w:rsid w:val="00662785"/>
    <w:rsid w:val="00663799"/>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238E"/>
    <w:rsid w:val="006C3234"/>
    <w:rsid w:val="006D0837"/>
    <w:rsid w:val="006D6234"/>
    <w:rsid w:val="006D70F0"/>
    <w:rsid w:val="006D7B07"/>
    <w:rsid w:val="006E05FC"/>
    <w:rsid w:val="006E40C7"/>
    <w:rsid w:val="006E75E6"/>
    <w:rsid w:val="006F6274"/>
    <w:rsid w:val="006F784D"/>
    <w:rsid w:val="00700BDE"/>
    <w:rsid w:val="0070533D"/>
    <w:rsid w:val="00713EC0"/>
    <w:rsid w:val="007168CE"/>
    <w:rsid w:val="0072303C"/>
    <w:rsid w:val="007254A8"/>
    <w:rsid w:val="007415B7"/>
    <w:rsid w:val="00743B9E"/>
    <w:rsid w:val="00744035"/>
    <w:rsid w:val="00745B45"/>
    <w:rsid w:val="00746F52"/>
    <w:rsid w:val="00752284"/>
    <w:rsid w:val="00754C26"/>
    <w:rsid w:val="0075527C"/>
    <w:rsid w:val="00760807"/>
    <w:rsid w:val="0076177F"/>
    <w:rsid w:val="00764B51"/>
    <w:rsid w:val="00767D16"/>
    <w:rsid w:val="00772A3E"/>
    <w:rsid w:val="0077308B"/>
    <w:rsid w:val="00775253"/>
    <w:rsid w:val="00775B3B"/>
    <w:rsid w:val="00783A28"/>
    <w:rsid w:val="00785324"/>
    <w:rsid w:val="007929EA"/>
    <w:rsid w:val="007A4ADC"/>
    <w:rsid w:val="007A7AA7"/>
    <w:rsid w:val="007B15C4"/>
    <w:rsid w:val="007B24AD"/>
    <w:rsid w:val="007B3253"/>
    <w:rsid w:val="007B7476"/>
    <w:rsid w:val="007C1395"/>
    <w:rsid w:val="007C1577"/>
    <w:rsid w:val="007C3EFF"/>
    <w:rsid w:val="007D057B"/>
    <w:rsid w:val="007D6434"/>
    <w:rsid w:val="007E2EF0"/>
    <w:rsid w:val="007E7520"/>
    <w:rsid w:val="007F0047"/>
    <w:rsid w:val="007F12E1"/>
    <w:rsid w:val="00800190"/>
    <w:rsid w:val="008017A8"/>
    <w:rsid w:val="00801F5C"/>
    <w:rsid w:val="00803BE8"/>
    <w:rsid w:val="00805DFA"/>
    <w:rsid w:val="008069DE"/>
    <w:rsid w:val="00816CC5"/>
    <w:rsid w:val="00820283"/>
    <w:rsid w:val="008350B8"/>
    <w:rsid w:val="00840533"/>
    <w:rsid w:val="00847A76"/>
    <w:rsid w:val="008530C1"/>
    <w:rsid w:val="008565C7"/>
    <w:rsid w:val="00856E35"/>
    <w:rsid w:val="008571E0"/>
    <w:rsid w:val="00857BAB"/>
    <w:rsid w:val="008601EE"/>
    <w:rsid w:val="008622C7"/>
    <w:rsid w:val="00863994"/>
    <w:rsid w:val="00863C9E"/>
    <w:rsid w:val="008726C8"/>
    <w:rsid w:val="00875F7A"/>
    <w:rsid w:val="00883F97"/>
    <w:rsid w:val="00887D93"/>
    <w:rsid w:val="008A3005"/>
    <w:rsid w:val="008A6C83"/>
    <w:rsid w:val="008A7D68"/>
    <w:rsid w:val="008B6489"/>
    <w:rsid w:val="008B7A5E"/>
    <w:rsid w:val="008C1FBE"/>
    <w:rsid w:val="008D0A83"/>
    <w:rsid w:val="008D361C"/>
    <w:rsid w:val="008D4E51"/>
    <w:rsid w:val="008D6A55"/>
    <w:rsid w:val="008E1368"/>
    <w:rsid w:val="008F2A97"/>
    <w:rsid w:val="00912B53"/>
    <w:rsid w:val="00913885"/>
    <w:rsid w:val="00915BE2"/>
    <w:rsid w:val="009165A8"/>
    <w:rsid w:val="00923E03"/>
    <w:rsid w:val="009265B1"/>
    <w:rsid w:val="009301AE"/>
    <w:rsid w:val="00934E71"/>
    <w:rsid w:val="009364D8"/>
    <w:rsid w:val="00936E52"/>
    <w:rsid w:val="0094309A"/>
    <w:rsid w:val="0094413F"/>
    <w:rsid w:val="00964B15"/>
    <w:rsid w:val="009668A4"/>
    <w:rsid w:val="0096772D"/>
    <w:rsid w:val="00973005"/>
    <w:rsid w:val="00985D72"/>
    <w:rsid w:val="009878A4"/>
    <w:rsid w:val="009900FE"/>
    <w:rsid w:val="0099036D"/>
    <w:rsid w:val="00992DB0"/>
    <w:rsid w:val="009A5735"/>
    <w:rsid w:val="009A7248"/>
    <w:rsid w:val="009B0DC1"/>
    <w:rsid w:val="009B1DC1"/>
    <w:rsid w:val="009B456A"/>
    <w:rsid w:val="009C3CB1"/>
    <w:rsid w:val="009D119F"/>
    <w:rsid w:val="009D45BA"/>
    <w:rsid w:val="009E22C5"/>
    <w:rsid w:val="009E3241"/>
    <w:rsid w:val="009E3AC1"/>
    <w:rsid w:val="00A014B0"/>
    <w:rsid w:val="00A01CE1"/>
    <w:rsid w:val="00A036F4"/>
    <w:rsid w:val="00A03D9E"/>
    <w:rsid w:val="00A0649C"/>
    <w:rsid w:val="00A11860"/>
    <w:rsid w:val="00A119BE"/>
    <w:rsid w:val="00A14A7D"/>
    <w:rsid w:val="00A15E5A"/>
    <w:rsid w:val="00A27021"/>
    <w:rsid w:val="00A27E0A"/>
    <w:rsid w:val="00A31564"/>
    <w:rsid w:val="00A449F6"/>
    <w:rsid w:val="00A51F02"/>
    <w:rsid w:val="00A64DB3"/>
    <w:rsid w:val="00A65C72"/>
    <w:rsid w:val="00A66F5F"/>
    <w:rsid w:val="00A66FE3"/>
    <w:rsid w:val="00A67D63"/>
    <w:rsid w:val="00A70753"/>
    <w:rsid w:val="00A72D8A"/>
    <w:rsid w:val="00A80E9E"/>
    <w:rsid w:val="00A84966"/>
    <w:rsid w:val="00A90BA4"/>
    <w:rsid w:val="00A91453"/>
    <w:rsid w:val="00AA5903"/>
    <w:rsid w:val="00AA72C9"/>
    <w:rsid w:val="00AB0052"/>
    <w:rsid w:val="00AB12D5"/>
    <w:rsid w:val="00AB303F"/>
    <w:rsid w:val="00AB5008"/>
    <w:rsid w:val="00AB5BB0"/>
    <w:rsid w:val="00AC4823"/>
    <w:rsid w:val="00AC56BC"/>
    <w:rsid w:val="00AD07C4"/>
    <w:rsid w:val="00AD335B"/>
    <w:rsid w:val="00AD5F58"/>
    <w:rsid w:val="00AE0F2D"/>
    <w:rsid w:val="00AE3480"/>
    <w:rsid w:val="00AE5B35"/>
    <w:rsid w:val="00AF0531"/>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34037"/>
    <w:rsid w:val="00B358E3"/>
    <w:rsid w:val="00B35F5A"/>
    <w:rsid w:val="00B4479C"/>
    <w:rsid w:val="00B455C7"/>
    <w:rsid w:val="00B556FD"/>
    <w:rsid w:val="00B75BC0"/>
    <w:rsid w:val="00B7793B"/>
    <w:rsid w:val="00B77DE8"/>
    <w:rsid w:val="00B83CCF"/>
    <w:rsid w:val="00B860A5"/>
    <w:rsid w:val="00B964C9"/>
    <w:rsid w:val="00BA3C22"/>
    <w:rsid w:val="00BB6AA3"/>
    <w:rsid w:val="00BB74CA"/>
    <w:rsid w:val="00BC0325"/>
    <w:rsid w:val="00BC1022"/>
    <w:rsid w:val="00BC1C85"/>
    <w:rsid w:val="00BC5928"/>
    <w:rsid w:val="00BC5BB6"/>
    <w:rsid w:val="00BC75DE"/>
    <w:rsid w:val="00BE19B3"/>
    <w:rsid w:val="00BE3D2A"/>
    <w:rsid w:val="00BE4A96"/>
    <w:rsid w:val="00BE6E63"/>
    <w:rsid w:val="00BF2298"/>
    <w:rsid w:val="00BF64E8"/>
    <w:rsid w:val="00C03109"/>
    <w:rsid w:val="00C059DD"/>
    <w:rsid w:val="00C12A7C"/>
    <w:rsid w:val="00C1490F"/>
    <w:rsid w:val="00C168F1"/>
    <w:rsid w:val="00C2264C"/>
    <w:rsid w:val="00C3528F"/>
    <w:rsid w:val="00C51912"/>
    <w:rsid w:val="00C629A4"/>
    <w:rsid w:val="00C6338D"/>
    <w:rsid w:val="00C63A0D"/>
    <w:rsid w:val="00C71975"/>
    <w:rsid w:val="00C7222C"/>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3A44"/>
    <w:rsid w:val="00D146D0"/>
    <w:rsid w:val="00D14CE4"/>
    <w:rsid w:val="00D200DD"/>
    <w:rsid w:val="00D27AEC"/>
    <w:rsid w:val="00D353F9"/>
    <w:rsid w:val="00D404AF"/>
    <w:rsid w:val="00D4050A"/>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3C26"/>
    <w:rsid w:val="00DA74A0"/>
    <w:rsid w:val="00DB6CC8"/>
    <w:rsid w:val="00DB7D1B"/>
    <w:rsid w:val="00DC23A2"/>
    <w:rsid w:val="00DC2D0E"/>
    <w:rsid w:val="00DC38B7"/>
    <w:rsid w:val="00DC3B61"/>
    <w:rsid w:val="00DD1CCD"/>
    <w:rsid w:val="00DD4E0A"/>
    <w:rsid w:val="00DD55F6"/>
    <w:rsid w:val="00DD612E"/>
    <w:rsid w:val="00DE6009"/>
    <w:rsid w:val="00DF146B"/>
    <w:rsid w:val="00DF1944"/>
    <w:rsid w:val="00DF5C4E"/>
    <w:rsid w:val="00DF5F81"/>
    <w:rsid w:val="00E000C5"/>
    <w:rsid w:val="00E01B71"/>
    <w:rsid w:val="00E03EF6"/>
    <w:rsid w:val="00E11523"/>
    <w:rsid w:val="00E11B52"/>
    <w:rsid w:val="00E11FDB"/>
    <w:rsid w:val="00E16096"/>
    <w:rsid w:val="00E16369"/>
    <w:rsid w:val="00E224D0"/>
    <w:rsid w:val="00E22AF5"/>
    <w:rsid w:val="00E24C84"/>
    <w:rsid w:val="00E26078"/>
    <w:rsid w:val="00E260DC"/>
    <w:rsid w:val="00E40C63"/>
    <w:rsid w:val="00E42CEB"/>
    <w:rsid w:val="00E45221"/>
    <w:rsid w:val="00E46FB7"/>
    <w:rsid w:val="00E52F52"/>
    <w:rsid w:val="00E81347"/>
    <w:rsid w:val="00E94309"/>
    <w:rsid w:val="00E96652"/>
    <w:rsid w:val="00E96B6B"/>
    <w:rsid w:val="00EA4B6F"/>
    <w:rsid w:val="00EB5084"/>
    <w:rsid w:val="00EB5A99"/>
    <w:rsid w:val="00EB5B26"/>
    <w:rsid w:val="00EC4298"/>
    <w:rsid w:val="00ED1311"/>
    <w:rsid w:val="00ED1571"/>
    <w:rsid w:val="00ED1B53"/>
    <w:rsid w:val="00ED3003"/>
    <w:rsid w:val="00ED51CA"/>
    <w:rsid w:val="00ED7643"/>
    <w:rsid w:val="00EE33A0"/>
    <w:rsid w:val="00EE4678"/>
    <w:rsid w:val="00EF0A79"/>
    <w:rsid w:val="00EF455F"/>
    <w:rsid w:val="00EF586C"/>
    <w:rsid w:val="00EF75CB"/>
    <w:rsid w:val="00F072DD"/>
    <w:rsid w:val="00F12E05"/>
    <w:rsid w:val="00F130C5"/>
    <w:rsid w:val="00F17B24"/>
    <w:rsid w:val="00F24947"/>
    <w:rsid w:val="00F2533C"/>
    <w:rsid w:val="00F26009"/>
    <w:rsid w:val="00F300BB"/>
    <w:rsid w:val="00F301FA"/>
    <w:rsid w:val="00F3798F"/>
    <w:rsid w:val="00F43443"/>
    <w:rsid w:val="00F461FD"/>
    <w:rsid w:val="00F47C08"/>
    <w:rsid w:val="00F64205"/>
    <w:rsid w:val="00F64705"/>
    <w:rsid w:val="00F6648B"/>
    <w:rsid w:val="00F67517"/>
    <w:rsid w:val="00F71BE4"/>
    <w:rsid w:val="00F77672"/>
    <w:rsid w:val="00F778E3"/>
    <w:rsid w:val="00F85120"/>
    <w:rsid w:val="00F852FF"/>
    <w:rsid w:val="00F86220"/>
    <w:rsid w:val="00F923DB"/>
    <w:rsid w:val="00F96C2A"/>
    <w:rsid w:val="00FA2D96"/>
    <w:rsid w:val="00FA3BA0"/>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4A8"/>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Before3pt">
    <w:name w:val="Style Times New Roman 12 pt Justified Before:  3 pt"/>
    <w:basedOn w:val="Normal"/>
    <w:rsid w:val="00AB5BB0"/>
    <w:pPr>
      <w:spacing w:before="60" w:after="0" w:line="240" w:lineRule="auto"/>
      <w:ind w:firstLine="0"/>
      <w:jc w:val="both"/>
    </w:pPr>
    <w:rPr>
      <w:rFonts w:eastAsia="Times New Roman" w:cs="Times New Roman"/>
      <w:sz w:val="24"/>
      <w:szCs w:val="20"/>
    </w:rPr>
  </w:style>
  <w:style w:type="paragraph" w:customStyle="1" w:styleId="TableParagraph">
    <w:name w:val="Table Paragraph"/>
    <w:basedOn w:val="Normal"/>
    <w:uiPriority w:val="1"/>
    <w:qFormat/>
    <w:rsid w:val="00E46FB7"/>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23218">
      <w:bodyDiv w:val="1"/>
      <w:marLeft w:val="0"/>
      <w:marRight w:val="0"/>
      <w:marTop w:val="0"/>
      <w:marBottom w:val="0"/>
      <w:divBdr>
        <w:top w:val="none" w:sz="0" w:space="0" w:color="auto"/>
        <w:left w:val="none" w:sz="0" w:space="0" w:color="auto"/>
        <w:bottom w:val="none" w:sz="0" w:space="0" w:color="auto"/>
        <w:right w:val="none" w:sz="0" w:space="0" w:color="auto"/>
      </w:divBdr>
    </w:div>
    <w:div w:id="306207873">
      <w:bodyDiv w:val="1"/>
      <w:marLeft w:val="0"/>
      <w:marRight w:val="0"/>
      <w:marTop w:val="0"/>
      <w:marBottom w:val="0"/>
      <w:divBdr>
        <w:top w:val="none" w:sz="0" w:space="0" w:color="auto"/>
        <w:left w:val="none" w:sz="0" w:space="0" w:color="auto"/>
        <w:bottom w:val="none" w:sz="0" w:space="0" w:color="auto"/>
        <w:right w:val="none" w:sz="0" w:space="0" w:color="auto"/>
      </w:divBdr>
    </w:div>
    <w:div w:id="52116403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94965187">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203976127">
      <w:bodyDiv w:val="1"/>
      <w:marLeft w:val="0"/>
      <w:marRight w:val="0"/>
      <w:marTop w:val="0"/>
      <w:marBottom w:val="0"/>
      <w:divBdr>
        <w:top w:val="none" w:sz="0" w:space="0" w:color="auto"/>
        <w:left w:val="none" w:sz="0" w:space="0" w:color="auto"/>
        <w:bottom w:val="none" w:sz="0" w:space="0" w:color="auto"/>
        <w:right w:val="none" w:sz="0" w:space="0" w:color="auto"/>
      </w:divBdr>
    </w:div>
    <w:div w:id="1946493764">
      <w:bodyDiv w:val="1"/>
      <w:marLeft w:val="0"/>
      <w:marRight w:val="0"/>
      <w:marTop w:val="0"/>
      <w:marBottom w:val="0"/>
      <w:divBdr>
        <w:top w:val="none" w:sz="0" w:space="0" w:color="auto"/>
        <w:left w:val="none" w:sz="0" w:space="0" w:color="auto"/>
        <w:bottom w:val="none" w:sz="0" w:space="0" w:color="auto"/>
        <w:right w:val="none" w:sz="0" w:space="0" w:color="auto"/>
      </w:divBdr>
    </w:div>
    <w:div w:id="2040468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hyperlink" Target="mailto:hoadt@neu.edu.vn"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andv@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ntx@neu.edu.vn" TargetMode="External"/><Relationship Id="rId5" Type="http://schemas.openxmlformats.org/officeDocument/2006/relationships/webSettings" Target="webSettings.xml"/><Relationship Id="rId15" Type="http://schemas.openxmlformats.org/officeDocument/2006/relationships/hyperlink" Target="https://khoathongke.neu.edu.vn" TargetMode="External"/><Relationship Id="rId10" Type="http://schemas.openxmlformats.org/officeDocument/2006/relationships/hyperlink" Target="mailto:minh.neu@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nhpm@neu.edu.vn" TargetMode="External"/><Relationship Id="rId14" Type="http://schemas.openxmlformats.org/officeDocument/2006/relationships/hyperlink" Target="mailto:khoan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708F-4C34-47C4-906A-216FDFE07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4166</Words>
  <Characters>23751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6</cp:revision>
  <cp:lastPrinted>2024-02-02T09:27:00Z</cp:lastPrinted>
  <dcterms:created xsi:type="dcterms:W3CDTF">2024-05-20T08:07:00Z</dcterms:created>
  <dcterms:modified xsi:type="dcterms:W3CDTF">2024-08-07T08:29:00Z</dcterms:modified>
</cp:coreProperties>
</file>