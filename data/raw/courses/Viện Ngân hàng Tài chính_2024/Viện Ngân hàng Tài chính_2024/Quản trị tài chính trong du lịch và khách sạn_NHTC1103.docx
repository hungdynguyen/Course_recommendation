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62ECF" w:rsidRPr="00A042C2" w14:paraId="068FB3C2" w14:textId="77777777" w:rsidTr="005917CA">
        <w:trPr>
          <w:jc w:val="center"/>
        </w:trPr>
        <w:tc>
          <w:tcPr>
            <w:tcW w:w="5246" w:type="dxa"/>
          </w:tcPr>
          <w:p w14:paraId="4BB5860B" w14:textId="77777777" w:rsidR="00162ECF" w:rsidRPr="00A042C2" w:rsidRDefault="00162ECF" w:rsidP="00A042C2">
            <w:pPr>
              <w:widowControl w:val="0"/>
              <w:spacing w:after="0" w:line="300" w:lineRule="auto"/>
              <w:jc w:val="center"/>
              <w:textAlignment w:val="baseline"/>
              <w:outlineLvl w:val="0"/>
              <w:rPr>
                <w:rFonts w:ascii="Times New Roman" w:eastAsia="Times New Roman" w:hAnsi="Times New Roman"/>
                <w:color w:val="0000FF"/>
                <w:kern w:val="36"/>
                <w:szCs w:val="24"/>
              </w:rPr>
            </w:pPr>
            <w:r w:rsidRPr="00A042C2">
              <w:rPr>
                <w:rFonts w:ascii="Times New Roman" w:eastAsia="Times New Roman" w:hAnsi="Times New Roman"/>
                <w:color w:val="0000FF"/>
                <w:kern w:val="36"/>
                <w:sz w:val="24"/>
                <w:szCs w:val="24"/>
              </w:rPr>
              <w:t>BỘ GIÁO DỤC VÀ ĐÀO TẠO</w:t>
            </w:r>
          </w:p>
          <w:p w14:paraId="0DE42B11" w14:textId="77777777" w:rsidR="00162ECF" w:rsidRPr="00A042C2" w:rsidRDefault="00162ECF" w:rsidP="00A042C2">
            <w:pPr>
              <w:widowControl w:val="0"/>
              <w:spacing w:after="0" w:line="300" w:lineRule="auto"/>
              <w:jc w:val="center"/>
              <w:textAlignment w:val="baseline"/>
              <w:rPr>
                <w:rFonts w:ascii="Times New Roman" w:hAnsi="Times New Roman"/>
                <w:b/>
                <w:color w:val="0000FF"/>
                <w:szCs w:val="24"/>
              </w:rPr>
            </w:pPr>
            <w:r w:rsidRPr="00A042C2">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F15FBD0" wp14:editId="196A4CA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35E9E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042C2">
              <w:rPr>
                <w:rFonts w:ascii="Times New Roman" w:eastAsia="Times New Roman" w:hAnsi="Times New Roman"/>
                <w:b/>
                <w:color w:val="0000FF"/>
                <w:kern w:val="36"/>
                <w:sz w:val="26"/>
                <w:szCs w:val="24"/>
              </w:rPr>
              <w:t>TRƯỜNG ĐẠI HỌC KINH TẾ QUỐC DÂN</w:t>
            </w:r>
          </w:p>
        </w:tc>
        <w:tc>
          <w:tcPr>
            <w:tcW w:w="5245" w:type="dxa"/>
          </w:tcPr>
          <w:p w14:paraId="0554E134" w14:textId="77777777" w:rsidR="00162ECF" w:rsidRPr="00A042C2" w:rsidRDefault="00162ECF" w:rsidP="00A042C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A042C2">
              <w:rPr>
                <w:rFonts w:ascii="Times New Roman" w:eastAsia="Times New Roman" w:hAnsi="Times New Roman"/>
                <w:b/>
                <w:color w:val="0000FF"/>
                <w:kern w:val="36"/>
                <w:sz w:val="24"/>
                <w:szCs w:val="24"/>
              </w:rPr>
              <w:t>CỘNG HÒA XÃ HỘI CHỦ NGHĨA VIỆT NAM</w:t>
            </w:r>
          </w:p>
          <w:p w14:paraId="245039F2" w14:textId="77777777" w:rsidR="00162ECF" w:rsidRPr="00A042C2" w:rsidRDefault="00162ECF" w:rsidP="00A042C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A042C2">
              <w:rPr>
                <w:rFonts w:ascii="Times New Roman" w:eastAsia="Times New Roman" w:hAnsi="Times New Roman"/>
                <w:b/>
                <w:color w:val="0000FF"/>
                <w:kern w:val="36"/>
                <w:sz w:val="26"/>
                <w:szCs w:val="24"/>
              </w:rPr>
              <w:t>Độc lập – Tự do – Hạnh phúc</w:t>
            </w:r>
          </w:p>
          <w:p w14:paraId="34CBB947" w14:textId="77777777" w:rsidR="00162ECF" w:rsidRPr="00A042C2" w:rsidRDefault="00162ECF" w:rsidP="00A042C2">
            <w:pPr>
              <w:widowControl w:val="0"/>
              <w:spacing w:after="0" w:line="300" w:lineRule="auto"/>
              <w:jc w:val="center"/>
              <w:textAlignment w:val="baseline"/>
              <w:rPr>
                <w:rFonts w:ascii="Times New Roman" w:hAnsi="Times New Roman"/>
                <w:b/>
                <w:color w:val="0000FF"/>
                <w:szCs w:val="24"/>
              </w:rPr>
            </w:pPr>
            <w:r w:rsidRPr="00A042C2">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E0C7B31" wp14:editId="5FDEC151">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2D7B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62ECF" w:rsidRPr="00A042C2" w14:paraId="3F88FBCE" w14:textId="77777777" w:rsidTr="005917CA">
        <w:trPr>
          <w:jc w:val="center"/>
        </w:trPr>
        <w:tc>
          <w:tcPr>
            <w:tcW w:w="5246" w:type="dxa"/>
          </w:tcPr>
          <w:p w14:paraId="51EFE095" w14:textId="77777777" w:rsidR="00162ECF" w:rsidRPr="00A042C2" w:rsidRDefault="00162ECF" w:rsidP="00A042C2">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A879C6D" w14:textId="77777777" w:rsidR="00162ECF" w:rsidRPr="00A042C2" w:rsidRDefault="00162ECF" w:rsidP="00A042C2">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162ECF" w:rsidRPr="00A042C2" w14:paraId="1BA6C647" w14:textId="77777777" w:rsidTr="005917CA">
        <w:trPr>
          <w:jc w:val="center"/>
        </w:trPr>
        <w:tc>
          <w:tcPr>
            <w:tcW w:w="10491" w:type="dxa"/>
            <w:gridSpan w:val="2"/>
          </w:tcPr>
          <w:p w14:paraId="0530F192" w14:textId="77777777" w:rsidR="00162ECF" w:rsidRPr="00A042C2" w:rsidRDefault="00162ECF" w:rsidP="00A042C2">
            <w:pPr>
              <w:widowControl w:val="0"/>
              <w:spacing w:after="0" w:line="300" w:lineRule="auto"/>
              <w:jc w:val="center"/>
              <w:textAlignment w:val="baseline"/>
              <w:rPr>
                <w:rFonts w:ascii="Times New Roman" w:hAnsi="Times New Roman"/>
                <w:b/>
                <w:color w:val="0000FF"/>
                <w:szCs w:val="24"/>
              </w:rPr>
            </w:pPr>
            <w:r w:rsidRPr="00A042C2">
              <w:rPr>
                <w:rFonts w:ascii="Times New Roman" w:hAnsi="Times New Roman"/>
                <w:b/>
                <w:color w:val="0000FF"/>
                <w:sz w:val="28"/>
                <w:szCs w:val="24"/>
              </w:rPr>
              <w:t>ĐỀ CƯƠNG CHI TIẾT HỌC PHẦN</w:t>
            </w:r>
          </w:p>
          <w:p w14:paraId="41B01873" w14:textId="77777777" w:rsidR="00162ECF" w:rsidRPr="00A042C2" w:rsidRDefault="00162ECF" w:rsidP="00A042C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A042C2">
              <w:rPr>
                <w:rFonts w:ascii="Times New Roman" w:hAnsi="Times New Roman"/>
                <w:b/>
                <w:color w:val="0000FF"/>
                <w:sz w:val="26"/>
                <w:szCs w:val="24"/>
              </w:rPr>
              <w:t>(Detailed Course Syllabus)</w:t>
            </w:r>
          </w:p>
        </w:tc>
      </w:tr>
      <w:tr w:rsidR="00162ECF" w:rsidRPr="00A042C2" w14:paraId="79871AA4" w14:textId="77777777" w:rsidTr="005917CA">
        <w:trPr>
          <w:jc w:val="center"/>
        </w:trPr>
        <w:tc>
          <w:tcPr>
            <w:tcW w:w="10491" w:type="dxa"/>
            <w:gridSpan w:val="2"/>
          </w:tcPr>
          <w:p w14:paraId="681144BE" w14:textId="6506284F" w:rsidR="00162ECF" w:rsidRPr="0089793E" w:rsidRDefault="00162ECF" w:rsidP="00A042C2">
            <w:pPr>
              <w:widowControl w:val="0"/>
              <w:spacing w:after="0" w:line="300" w:lineRule="auto"/>
              <w:jc w:val="center"/>
              <w:textAlignment w:val="baseline"/>
              <w:outlineLvl w:val="0"/>
              <w:rPr>
                <w:rFonts w:ascii="Times New Roman" w:eastAsia="Times New Roman" w:hAnsi="Times New Roman"/>
                <w:b/>
                <w:i/>
                <w:color w:val="0000FF"/>
                <w:kern w:val="36"/>
                <w:szCs w:val="24"/>
                <w:rPrChange w:id="0" w:author="Nguyen Nghia. Hoang" w:date="2024-08-07T16:40:00Z">
                  <w:rPr>
                    <w:rFonts w:ascii="Times New Roman" w:eastAsia="Times New Roman" w:hAnsi="Times New Roman"/>
                    <w:b/>
                    <w:color w:val="0000FF"/>
                    <w:kern w:val="36"/>
                    <w:szCs w:val="24"/>
                  </w:rPr>
                </w:rPrChange>
              </w:rPr>
            </w:pPr>
            <w:del w:id="1" w:author="Nguyen Nghia. Hoang" w:date="2024-08-07T16:40:00Z">
              <w:r w:rsidRPr="0089793E" w:rsidDel="0089793E">
                <w:rPr>
                  <w:rFonts w:ascii="Times New Roman" w:eastAsia="Times New Roman" w:hAnsi="Times New Roman"/>
                  <w:i/>
                  <w:color w:val="0000FF"/>
                  <w:sz w:val="24"/>
                  <w:szCs w:val="24"/>
                  <w:rPrChange w:id="2" w:author="Nguyen Nghia. Hoang" w:date="2024-08-07T16:40:00Z">
                    <w:rPr>
                      <w:rFonts w:ascii="Times New Roman" w:eastAsia="Times New Roman" w:hAnsi="Times New Roman"/>
                      <w:color w:val="0000FF"/>
                      <w:sz w:val="24"/>
                      <w:szCs w:val="24"/>
                    </w:rPr>
                  </w:rPrChange>
                </w:rPr>
                <w:delText>(</w:delText>
              </w:r>
              <w:r w:rsidRPr="0089793E" w:rsidDel="0089793E">
                <w:rPr>
                  <w:rFonts w:ascii="Times New Roman" w:eastAsia="Times New Roman" w:hAnsi="Times New Roman"/>
                  <w:i/>
                  <w:iCs/>
                  <w:color w:val="0000FF"/>
                  <w:sz w:val="24"/>
                  <w:szCs w:val="24"/>
                  <w:rPrChange w:id="3" w:author="Nguyen Nghia. Hoang" w:date="2024-08-07T16:40:00Z">
                    <w:rPr>
                      <w:rFonts w:ascii="Times New Roman" w:eastAsia="Times New Roman" w:hAnsi="Times New Roman"/>
                      <w:i/>
                      <w:iCs/>
                      <w:color w:val="0000FF"/>
                      <w:sz w:val="24"/>
                      <w:szCs w:val="24"/>
                    </w:rPr>
                  </w:rPrChange>
                </w:rPr>
                <w:delText>Ban hành kèm theo Quyết định số             QĐ/ĐHKTQD ngày     tháng      năm 2024</w:delText>
              </w:r>
              <w:r w:rsidRPr="0089793E" w:rsidDel="0089793E">
                <w:rPr>
                  <w:rFonts w:ascii="Times New Roman" w:eastAsia="Times New Roman" w:hAnsi="Times New Roman"/>
                  <w:i/>
                  <w:color w:val="0000FF"/>
                  <w:sz w:val="24"/>
                  <w:szCs w:val="24"/>
                  <w:rPrChange w:id="4" w:author="Nguyen Nghia. Hoang" w:date="2024-08-07T16:40:00Z">
                    <w:rPr>
                      <w:rFonts w:ascii="Times New Roman" w:eastAsia="Times New Roman" w:hAnsi="Times New Roman"/>
                      <w:color w:val="0000FF"/>
                      <w:sz w:val="24"/>
                      <w:szCs w:val="24"/>
                    </w:rPr>
                  </w:rPrChange>
                </w:rPr>
                <w:delText>)</w:delText>
              </w:r>
            </w:del>
            <w:ins w:id="5" w:author="Nguyen Nghia. Hoang" w:date="2024-08-07T16:40:00Z">
              <w:r w:rsidR="0089793E" w:rsidRPr="0089793E">
                <w:rPr>
                  <w:rFonts w:ascii="Times New Roman" w:eastAsia="Times New Roman" w:hAnsi="Times New Roman"/>
                  <w:i/>
                  <w:color w:val="0000FF"/>
                  <w:sz w:val="24"/>
                  <w:szCs w:val="24"/>
                  <w:rPrChange w:id="6" w:author="Nguyen Nghia. Hoang" w:date="2024-08-07T16:40:00Z">
                    <w:rPr>
                      <w:rFonts w:ascii="Times New Roman" w:eastAsia="Times New Roman" w:hAnsi="Times New Roman"/>
                      <w:color w:val="0000FF"/>
                      <w:sz w:val="24"/>
                      <w:szCs w:val="24"/>
                    </w:rPr>
                  </w:rPrChange>
                </w:rPr>
                <w:t xml:space="preserve">(Ban hành kèm theo Quyết định số 628/QĐ-ĐHKTQD ngày 18 tháng 6 năm 2024) </w:t>
              </w:r>
            </w:ins>
          </w:p>
        </w:tc>
      </w:tr>
    </w:tbl>
    <w:p w14:paraId="78F95B55" w14:textId="77777777" w:rsidR="005B1BA4" w:rsidRPr="00A042C2" w:rsidRDefault="005B1BA4" w:rsidP="00A042C2">
      <w:pPr>
        <w:tabs>
          <w:tab w:val="left" w:pos="720"/>
        </w:tabs>
        <w:spacing w:after="0" w:line="300" w:lineRule="auto"/>
        <w:rPr>
          <w:rFonts w:ascii="Times New Roman" w:eastAsia="Times New Roman" w:hAnsi="Times New Roman"/>
          <w:sz w:val="24"/>
          <w:szCs w:val="24"/>
        </w:rPr>
      </w:pPr>
    </w:p>
    <w:p w14:paraId="1131D261" w14:textId="74A02BC3" w:rsidR="005B1BA4" w:rsidRPr="00A042C2" w:rsidRDefault="005B1BA4" w:rsidP="00A042C2">
      <w:pPr>
        <w:tabs>
          <w:tab w:val="left" w:pos="720"/>
        </w:tabs>
        <w:spacing w:after="0" w:line="300" w:lineRule="auto"/>
        <w:rPr>
          <w:rFonts w:ascii="Times New Roman" w:eastAsia="Times New Roman" w:hAnsi="Times New Roman"/>
          <w:b/>
          <w:sz w:val="24"/>
          <w:szCs w:val="24"/>
        </w:rPr>
      </w:pPr>
      <w:r w:rsidRPr="00A042C2">
        <w:rPr>
          <w:rFonts w:ascii="Times New Roman" w:eastAsia="Times New Roman" w:hAnsi="Times New Roman"/>
          <w:b/>
          <w:sz w:val="24"/>
          <w:szCs w:val="24"/>
        </w:rPr>
        <w:t>1. THÔNG TIN TỔNG QUÁT (G</w:t>
      </w:r>
      <w:r w:rsidR="00A80E88" w:rsidRPr="00A042C2">
        <w:rPr>
          <w:rFonts w:ascii="Times New Roman" w:eastAsia="Times New Roman" w:hAnsi="Times New Roman"/>
          <w:b/>
          <w:sz w:val="24"/>
          <w:szCs w:val="24"/>
        </w:rPr>
        <w:t>eneral</w:t>
      </w:r>
      <w:r w:rsidRPr="00A042C2">
        <w:rPr>
          <w:rFonts w:ascii="Times New Roman" w:eastAsia="Times New Roman" w:hAnsi="Times New Roman"/>
          <w:b/>
          <w:sz w:val="24"/>
          <w:szCs w:val="24"/>
        </w:rPr>
        <w:t xml:space="preserve"> I</w:t>
      </w:r>
      <w:r w:rsidR="00A80E88" w:rsidRPr="00A042C2">
        <w:rPr>
          <w:rFonts w:ascii="Times New Roman" w:eastAsia="Times New Roman" w:hAnsi="Times New Roman"/>
          <w:b/>
          <w:sz w:val="24"/>
          <w:szCs w:val="24"/>
        </w:rPr>
        <w:t>nformation</w:t>
      </w:r>
      <w:r w:rsidRPr="00A042C2">
        <w:rPr>
          <w:rFonts w:ascii="Times New Roman" w:eastAsia="Times New Roman" w:hAnsi="Times New Roman"/>
          <w:b/>
          <w:sz w:val="24"/>
          <w:szCs w:val="24"/>
        </w:rPr>
        <w:t>)</w:t>
      </w:r>
    </w:p>
    <w:p w14:paraId="3F608883" w14:textId="1DAB3E70" w:rsidR="005B1BA4" w:rsidRPr="00A042C2" w:rsidRDefault="005B1BA4" w:rsidP="00A042C2">
      <w:pPr>
        <w:pStyle w:val="ListParagraph"/>
        <w:numPr>
          <w:ilvl w:val="0"/>
          <w:numId w:val="21"/>
        </w:numPr>
        <w:tabs>
          <w:tab w:val="left" w:pos="709"/>
        </w:tabs>
        <w:spacing w:after="0" w:line="300" w:lineRule="auto"/>
        <w:rPr>
          <w:rFonts w:ascii="Times New Roman" w:eastAsia="Times New Roman" w:hAnsi="Times New Roman"/>
          <w:sz w:val="24"/>
          <w:szCs w:val="24"/>
        </w:rPr>
      </w:pPr>
      <w:r w:rsidRPr="00A042C2">
        <w:rPr>
          <w:rFonts w:ascii="Times New Roman" w:eastAsia="Times New Roman" w:hAnsi="Times New Roman"/>
          <w:sz w:val="24"/>
          <w:szCs w:val="24"/>
        </w:rPr>
        <w:t xml:space="preserve">Tên học phần (tiếng Việt): </w:t>
      </w:r>
      <w:r w:rsidR="00014B19" w:rsidRPr="00A042C2">
        <w:rPr>
          <w:rFonts w:ascii="Times New Roman" w:eastAsia="Times New Roman" w:hAnsi="Times New Roman"/>
          <w:sz w:val="24"/>
          <w:szCs w:val="24"/>
        </w:rPr>
        <w:tab/>
      </w:r>
      <w:r w:rsidR="00D064AD" w:rsidRPr="00A042C2">
        <w:rPr>
          <w:rFonts w:ascii="Times New Roman" w:hAnsi="Times New Roman"/>
          <w:bCs/>
          <w:i/>
          <w:iCs/>
          <w:color w:val="000000"/>
          <w:sz w:val="24"/>
          <w:szCs w:val="24"/>
        </w:rPr>
        <w:t>Quản trị Tài chính trong du lịch và khách sạn</w:t>
      </w:r>
    </w:p>
    <w:p w14:paraId="7561E90C" w14:textId="0EEED787" w:rsidR="005B1BA4" w:rsidRPr="00A042C2" w:rsidRDefault="005B1BA4" w:rsidP="00A042C2">
      <w:pPr>
        <w:pStyle w:val="ListParagraph"/>
        <w:numPr>
          <w:ilvl w:val="0"/>
          <w:numId w:val="21"/>
        </w:numPr>
        <w:tabs>
          <w:tab w:val="left" w:pos="709"/>
        </w:tabs>
        <w:spacing w:after="0" w:line="300" w:lineRule="auto"/>
        <w:rPr>
          <w:rFonts w:ascii="Times New Roman" w:eastAsia="Times New Roman" w:hAnsi="Times New Roman"/>
          <w:sz w:val="24"/>
          <w:szCs w:val="24"/>
        </w:rPr>
      </w:pPr>
      <w:r w:rsidRPr="00A042C2">
        <w:rPr>
          <w:rFonts w:ascii="Times New Roman" w:eastAsia="Times New Roman" w:hAnsi="Times New Roman"/>
          <w:sz w:val="24"/>
          <w:szCs w:val="24"/>
        </w:rPr>
        <w:t>Tên học phần (tiếng Anh):</w:t>
      </w:r>
      <w:r w:rsidR="00014B19" w:rsidRPr="00A042C2">
        <w:rPr>
          <w:rFonts w:ascii="Times New Roman" w:eastAsia="Times New Roman" w:hAnsi="Times New Roman"/>
          <w:sz w:val="24"/>
          <w:szCs w:val="24"/>
        </w:rPr>
        <w:tab/>
      </w:r>
      <w:r w:rsidR="00B93FCF" w:rsidRPr="00A042C2">
        <w:rPr>
          <w:rFonts w:ascii="Times New Roman" w:hAnsi="Times New Roman"/>
          <w:bCs/>
          <w:i/>
          <w:iCs/>
          <w:color w:val="000000"/>
          <w:sz w:val="24"/>
          <w:szCs w:val="24"/>
        </w:rPr>
        <w:t>Financial Management</w:t>
      </w:r>
    </w:p>
    <w:p w14:paraId="0BDD48E6" w14:textId="3F6CB503" w:rsidR="00362676" w:rsidRPr="00A042C2" w:rsidRDefault="00362676" w:rsidP="00A042C2">
      <w:pPr>
        <w:pStyle w:val="ListParagraph"/>
        <w:numPr>
          <w:ilvl w:val="0"/>
          <w:numId w:val="21"/>
        </w:numPr>
        <w:tabs>
          <w:tab w:val="left" w:pos="709"/>
        </w:tabs>
        <w:spacing w:after="0" w:line="300" w:lineRule="auto"/>
        <w:rPr>
          <w:rFonts w:ascii="Times New Roman" w:hAnsi="Times New Roman"/>
          <w:caps/>
          <w:sz w:val="24"/>
          <w:szCs w:val="24"/>
        </w:rPr>
      </w:pPr>
      <w:r w:rsidRPr="00A042C2">
        <w:rPr>
          <w:rFonts w:ascii="Times New Roman" w:hAnsi="Times New Roman"/>
          <w:caps/>
          <w:sz w:val="24"/>
          <w:szCs w:val="24"/>
        </w:rPr>
        <w:t>T</w:t>
      </w:r>
      <w:r w:rsidR="00C966DB" w:rsidRPr="00A042C2">
        <w:rPr>
          <w:rFonts w:ascii="Times New Roman" w:eastAsia="Times New Roman" w:hAnsi="Times New Roman"/>
          <w:sz w:val="24"/>
          <w:szCs w:val="24"/>
        </w:rPr>
        <w:t xml:space="preserve">rình độ đào tạo </w:t>
      </w:r>
      <w:r w:rsidR="00C966DB" w:rsidRPr="00A042C2">
        <w:rPr>
          <w:rFonts w:ascii="Times New Roman" w:eastAsia="Times New Roman" w:hAnsi="Times New Roman"/>
          <w:sz w:val="24"/>
          <w:szCs w:val="24"/>
        </w:rPr>
        <w:tab/>
      </w:r>
      <w:r w:rsidR="00267B77" w:rsidRPr="00A042C2">
        <w:rPr>
          <w:rFonts w:ascii="Times New Roman" w:eastAsia="Times New Roman" w:hAnsi="Times New Roman"/>
          <w:sz w:val="24"/>
          <w:szCs w:val="24"/>
        </w:rPr>
        <w:tab/>
      </w:r>
      <w:r w:rsidR="006436D1" w:rsidRPr="00A042C2">
        <w:rPr>
          <w:rFonts w:ascii="Times New Roman" w:eastAsia="Times New Roman" w:hAnsi="Times New Roman"/>
          <w:b/>
          <w:bCs/>
          <w:sz w:val="24"/>
          <w:szCs w:val="24"/>
        </w:rPr>
        <w:t>Đại học</w:t>
      </w:r>
      <w:r w:rsidR="006436D1" w:rsidRPr="00A042C2">
        <w:rPr>
          <w:rFonts w:ascii="Times New Roman" w:eastAsia="Times New Roman" w:hAnsi="Times New Roman"/>
          <w:sz w:val="24"/>
          <w:szCs w:val="24"/>
        </w:rPr>
        <w:t xml:space="preserve"> </w:t>
      </w:r>
    </w:p>
    <w:p w14:paraId="48365AEF" w14:textId="2DDA32CF" w:rsidR="005B1BA4" w:rsidRPr="00A042C2" w:rsidRDefault="005B1BA4" w:rsidP="00A042C2">
      <w:pPr>
        <w:pStyle w:val="ListParagraph"/>
        <w:numPr>
          <w:ilvl w:val="0"/>
          <w:numId w:val="21"/>
        </w:numPr>
        <w:tabs>
          <w:tab w:val="left" w:pos="709"/>
        </w:tabs>
        <w:spacing w:after="0" w:line="300" w:lineRule="auto"/>
        <w:rPr>
          <w:rFonts w:ascii="Times New Roman" w:hAnsi="Times New Roman"/>
          <w:caps/>
          <w:sz w:val="24"/>
          <w:szCs w:val="24"/>
        </w:rPr>
      </w:pPr>
      <w:r w:rsidRPr="00A042C2">
        <w:rPr>
          <w:rFonts w:ascii="Times New Roman" w:eastAsia="Times New Roman" w:hAnsi="Times New Roman"/>
          <w:sz w:val="24"/>
          <w:szCs w:val="24"/>
        </w:rPr>
        <w:t xml:space="preserve">Mã học phần: </w:t>
      </w:r>
      <w:r w:rsidR="00014B19" w:rsidRPr="00A042C2">
        <w:rPr>
          <w:rFonts w:ascii="Times New Roman" w:eastAsia="Times New Roman" w:hAnsi="Times New Roman"/>
          <w:sz w:val="24"/>
          <w:szCs w:val="24"/>
        </w:rPr>
        <w:tab/>
      </w:r>
      <w:r w:rsidR="00014B19" w:rsidRPr="00A042C2">
        <w:rPr>
          <w:rFonts w:ascii="Times New Roman" w:eastAsia="Times New Roman" w:hAnsi="Times New Roman"/>
          <w:sz w:val="24"/>
          <w:szCs w:val="24"/>
        </w:rPr>
        <w:tab/>
      </w:r>
      <w:r w:rsidR="00014B19" w:rsidRPr="00A042C2">
        <w:rPr>
          <w:rFonts w:ascii="Times New Roman" w:eastAsia="Times New Roman" w:hAnsi="Times New Roman"/>
          <w:sz w:val="24"/>
          <w:szCs w:val="24"/>
        </w:rPr>
        <w:tab/>
      </w:r>
      <w:r w:rsidR="00AE0A6C" w:rsidRPr="00A042C2">
        <w:rPr>
          <w:rFonts w:ascii="Times New Roman" w:hAnsi="Times New Roman"/>
          <w:bCs/>
          <w:i/>
          <w:iCs/>
          <w:color w:val="000000"/>
          <w:sz w:val="24"/>
          <w:szCs w:val="24"/>
        </w:rPr>
        <w:t>NHTC110</w:t>
      </w:r>
      <w:r w:rsidR="004A17F5" w:rsidRPr="00A042C2">
        <w:rPr>
          <w:rFonts w:ascii="Times New Roman" w:hAnsi="Times New Roman"/>
          <w:bCs/>
          <w:i/>
          <w:iCs/>
          <w:color w:val="000000"/>
          <w:sz w:val="24"/>
          <w:szCs w:val="24"/>
        </w:rPr>
        <w:t>3</w:t>
      </w:r>
    </w:p>
    <w:p w14:paraId="06783792" w14:textId="1365D34C" w:rsidR="004047BD" w:rsidRPr="00A042C2" w:rsidRDefault="004047BD" w:rsidP="00A042C2">
      <w:pPr>
        <w:pStyle w:val="ListParagraph"/>
        <w:numPr>
          <w:ilvl w:val="0"/>
          <w:numId w:val="21"/>
        </w:numPr>
        <w:tabs>
          <w:tab w:val="left" w:pos="709"/>
        </w:tabs>
        <w:spacing w:after="0" w:line="300" w:lineRule="auto"/>
        <w:rPr>
          <w:rFonts w:ascii="Times New Roman" w:hAnsi="Times New Roman"/>
          <w:caps/>
          <w:sz w:val="24"/>
          <w:szCs w:val="24"/>
        </w:rPr>
      </w:pPr>
      <w:r w:rsidRPr="00A042C2">
        <w:rPr>
          <w:rFonts w:ascii="Times New Roman" w:eastAsia="Times New Roman" w:hAnsi="Times New Roman"/>
          <w:sz w:val="24"/>
          <w:szCs w:val="24"/>
        </w:rPr>
        <w:t>Số tín chỉ:</w:t>
      </w:r>
      <w:r w:rsidRPr="00A042C2">
        <w:rPr>
          <w:rFonts w:ascii="Times New Roman" w:hAnsi="Times New Roman"/>
          <w:caps/>
          <w:sz w:val="24"/>
          <w:szCs w:val="24"/>
        </w:rPr>
        <w:t xml:space="preserve"> </w:t>
      </w:r>
      <w:r w:rsidRPr="00A042C2">
        <w:rPr>
          <w:rFonts w:ascii="Times New Roman" w:hAnsi="Times New Roman"/>
          <w:caps/>
          <w:sz w:val="24"/>
          <w:szCs w:val="24"/>
        </w:rPr>
        <w:tab/>
      </w:r>
      <w:r w:rsidRPr="00A042C2">
        <w:rPr>
          <w:rFonts w:ascii="Times New Roman" w:hAnsi="Times New Roman"/>
          <w:caps/>
          <w:sz w:val="24"/>
          <w:szCs w:val="24"/>
        </w:rPr>
        <w:tab/>
      </w:r>
      <w:r w:rsidRPr="00A042C2">
        <w:rPr>
          <w:rFonts w:ascii="Times New Roman" w:hAnsi="Times New Roman"/>
          <w:caps/>
          <w:sz w:val="24"/>
          <w:szCs w:val="24"/>
        </w:rPr>
        <w:tab/>
      </w:r>
      <w:r w:rsidRPr="00A042C2">
        <w:rPr>
          <w:rFonts w:ascii="Times New Roman" w:hAnsi="Times New Roman"/>
          <w:b/>
          <w:bCs/>
          <w:caps/>
          <w:sz w:val="24"/>
          <w:szCs w:val="24"/>
        </w:rPr>
        <w:t>03</w:t>
      </w:r>
    </w:p>
    <w:p w14:paraId="722F529E" w14:textId="6A6076D6" w:rsidR="004047BD" w:rsidRPr="00A042C2" w:rsidRDefault="008D3515" w:rsidP="00A042C2">
      <w:pPr>
        <w:pStyle w:val="ListParagraph"/>
        <w:numPr>
          <w:ilvl w:val="1"/>
          <w:numId w:val="21"/>
        </w:numPr>
        <w:tabs>
          <w:tab w:val="left" w:pos="709"/>
        </w:tabs>
        <w:spacing w:after="0" w:line="300" w:lineRule="auto"/>
        <w:rPr>
          <w:rFonts w:ascii="Times New Roman" w:hAnsi="Times New Roman"/>
          <w:caps/>
          <w:sz w:val="24"/>
          <w:szCs w:val="24"/>
        </w:rPr>
      </w:pPr>
      <w:r w:rsidRPr="00A042C2">
        <w:rPr>
          <w:rFonts w:ascii="Times New Roman" w:eastAsia="Times New Roman" w:hAnsi="Times New Roman"/>
          <w:sz w:val="24"/>
          <w:szCs w:val="24"/>
        </w:rPr>
        <w:t>Số giờ trên lớp:</w:t>
      </w:r>
      <w:r w:rsidRPr="00A042C2">
        <w:rPr>
          <w:rFonts w:ascii="Times New Roman" w:eastAsia="Times New Roman" w:hAnsi="Times New Roman"/>
          <w:sz w:val="24"/>
          <w:szCs w:val="24"/>
        </w:rPr>
        <w:tab/>
      </w:r>
      <w:r w:rsidRPr="00A042C2">
        <w:rPr>
          <w:rFonts w:ascii="Times New Roman" w:eastAsia="Times New Roman" w:hAnsi="Times New Roman"/>
          <w:b/>
          <w:bCs/>
          <w:sz w:val="24"/>
          <w:szCs w:val="24"/>
        </w:rPr>
        <w:t>45</w:t>
      </w:r>
    </w:p>
    <w:p w14:paraId="7024FD47" w14:textId="32F0A143" w:rsidR="008D3515" w:rsidRPr="00A042C2" w:rsidRDefault="008D3515" w:rsidP="00A042C2">
      <w:pPr>
        <w:pStyle w:val="ListParagraph"/>
        <w:numPr>
          <w:ilvl w:val="1"/>
          <w:numId w:val="21"/>
        </w:numPr>
        <w:tabs>
          <w:tab w:val="left" w:pos="709"/>
        </w:tabs>
        <w:spacing w:after="0" w:line="300" w:lineRule="auto"/>
        <w:rPr>
          <w:rFonts w:ascii="Times New Roman" w:hAnsi="Times New Roman"/>
          <w:caps/>
          <w:sz w:val="24"/>
          <w:szCs w:val="24"/>
        </w:rPr>
      </w:pPr>
      <w:r w:rsidRPr="00A042C2">
        <w:rPr>
          <w:rFonts w:ascii="Times New Roman" w:eastAsia="Times New Roman" w:hAnsi="Times New Roman"/>
          <w:sz w:val="24"/>
          <w:szCs w:val="24"/>
        </w:rPr>
        <w:t>Số giờ tự học:</w:t>
      </w:r>
      <w:r w:rsidRPr="00A042C2">
        <w:rPr>
          <w:rFonts w:ascii="Times New Roman" w:eastAsia="Times New Roman" w:hAnsi="Times New Roman"/>
          <w:sz w:val="24"/>
          <w:szCs w:val="24"/>
        </w:rPr>
        <w:tab/>
      </w:r>
      <w:r w:rsidRPr="00A042C2">
        <w:rPr>
          <w:rFonts w:ascii="Times New Roman" w:eastAsia="Times New Roman" w:hAnsi="Times New Roman"/>
          <w:sz w:val="24"/>
          <w:szCs w:val="24"/>
        </w:rPr>
        <w:tab/>
      </w:r>
      <w:r w:rsidR="00501FDF" w:rsidRPr="00A042C2">
        <w:rPr>
          <w:rFonts w:ascii="Times New Roman" w:eastAsia="Times New Roman" w:hAnsi="Times New Roman"/>
          <w:sz w:val="24"/>
          <w:szCs w:val="24"/>
        </w:rPr>
        <w:t>90</w:t>
      </w:r>
    </w:p>
    <w:p w14:paraId="0C87A7B0" w14:textId="774E7571" w:rsidR="00CF20AB" w:rsidRPr="00A042C2" w:rsidRDefault="00CF20AB" w:rsidP="00A042C2">
      <w:pPr>
        <w:spacing w:after="0" w:line="300" w:lineRule="auto"/>
        <w:jc w:val="center"/>
        <w:rPr>
          <w:rFonts w:ascii="Times New Roman" w:eastAsia="Times New Roman" w:hAnsi="Times New Roman"/>
          <w:sz w:val="24"/>
          <w:szCs w:val="24"/>
        </w:rPr>
      </w:pPr>
      <w:r w:rsidRPr="00A042C2">
        <w:rPr>
          <w:rFonts w:ascii="Times New Roman" w:eastAsia="Times New Roman" w:hAnsi="Times New Roman"/>
          <w:sz w:val="24"/>
          <w:szCs w:val="24"/>
        </w:rPr>
        <w:t>(</w:t>
      </w:r>
      <w:r w:rsidRPr="00A042C2">
        <w:rPr>
          <w:rFonts w:ascii="Times New Roman" w:eastAsia="Times New Roman" w:hAnsi="Times New Roman"/>
          <w:i/>
          <w:iCs/>
          <w:sz w:val="24"/>
          <w:szCs w:val="24"/>
        </w:rPr>
        <w:t>01 tín chỉ bằng 50 giờ định mức, 01 giờ định mức bằng 50 phút</w:t>
      </w:r>
      <w:r w:rsidRPr="00A042C2">
        <w:rPr>
          <w:rFonts w:ascii="Times New Roman" w:eastAsia="Times New Roman" w:hAnsi="Times New Roman"/>
          <w:sz w:val="24"/>
          <w:szCs w:val="24"/>
        </w:rPr>
        <w:t>)</w:t>
      </w:r>
    </w:p>
    <w:p w14:paraId="6F33AA77" w14:textId="77777777" w:rsidR="00C65BE5" w:rsidRPr="00A042C2" w:rsidRDefault="005B1BA4" w:rsidP="00A042C2">
      <w:pPr>
        <w:pStyle w:val="ListParagraph"/>
        <w:numPr>
          <w:ilvl w:val="0"/>
          <w:numId w:val="21"/>
        </w:numPr>
        <w:tabs>
          <w:tab w:val="left" w:pos="709"/>
        </w:tabs>
        <w:spacing w:after="0" w:line="300" w:lineRule="auto"/>
        <w:rPr>
          <w:rFonts w:ascii="Times New Roman" w:eastAsia="Times New Roman" w:hAnsi="Times New Roman"/>
          <w:sz w:val="24"/>
          <w:szCs w:val="24"/>
        </w:rPr>
      </w:pPr>
      <w:r w:rsidRPr="00A042C2">
        <w:rPr>
          <w:rFonts w:ascii="Times New Roman" w:eastAsia="Times New Roman" w:hAnsi="Times New Roman"/>
          <w:sz w:val="24"/>
          <w:szCs w:val="24"/>
        </w:rPr>
        <w:t xml:space="preserve">Các học phần tiên quyết: </w:t>
      </w:r>
    </w:p>
    <w:p w14:paraId="69685271" w14:textId="50A1B2ED" w:rsidR="008C0AE4" w:rsidRPr="00A042C2" w:rsidRDefault="008C0AE4" w:rsidP="00A042C2">
      <w:pPr>
        <w:pStyle w:val="ListParagraph"/>
        <w:numPr>
          <w:ilvl w:val="1"/>
          <w:numId w:val="21"/>
        </w:numPr>
        <w:tabs>
          <w:tab w:val="left" w:pos="709"/>
        </w:tabs>
        <w:spacing w:after="0" w:line="300" w:lineRule="auto"/>
        <w:rPr>
          <w:rFonts w:ascii="Times New Roman" w:eastAsia="Times New Roman" w:hAnsi="Times New Roman"/>
          <w:sz w:val="24"/>
          <w:szCs w:val="24"/>
        </w:rPr>
      </w:pPr>
      <w:r w:rsidRPr="00A042C2">
        <w:rPr>
          <w:rFonts w:ascii="Times New Roman" w:hAnsi="Times New Roman"/>
          <w:bCs/>
          <w:sz w:val="24"/>
          <w:szCs w:val="24"/>
        </w:rPr>
        <w:t>Lý thuyết tài chính tiền tệ</w:t>
      </w:r>
      <w:r w:rsidRPr="00A042C2">
        <w:rPr>
          <w:rFonts w:ascii="Times New Roman" w:eastAsia="Times New Roman" w:hAnsi="Times New Roman"/>
          <w:sz w:val="24"/>
          <w:szCs w:val="24"/>
        </w:rPr>
        <w:t xml:space="preserve"> </w:t>
      </w:r>
    </w:p>
    <w:p w14:paraId="4B24B391" w14:textId="6A839FCF" w:rsidR="005B1BA4" w:rsidRPr="00A042C2" w:rsidRDefault="00662114" w:rsidP="00A042C2">
      <w:pPr>
        <w:pStyle w:val="ListParagraph"/>
        <w:numPr>
          <w:ilvl w:val="1"/>
          <w:numId w:val="21"/>
        </w:numPr>
        <w:tabs>
          <w:tab w:val="left" w:pos="709"/>
        </w:tabs>
        <w:spacing w:after="0" w:line="300" w:lineRule="auto"/>
        <w:rPr>
          <w:rFonts w:ascii="Times New Roman" w:eastAsia="Times New Roman" w:hAnsi="Times New Roman"/>
          <w:sz w:val="24"/>
          <w:szCs w:val="24"/>
        </w:rPr>
      </w:pPr>
      <w:r w:rsidRPr="00A042C2">
        <w:rPr>
          <w:rFonts w:ascii="Times New Roman" w:hAnsi="Times New Roman"/>
          <w:bCs/>
          <w:sz w:val="24"/>
          <w:szCs w:val="24"/>
        </w:rPr>
        <w:t>Nguyên lý kế toán</w:t>
      </w:r>
    </w:p>
    <w:p w14:paraId="5A09AF98" w14:textId="77777777" w:rsidR="005B1BA4" w:rsidRPr="00A042C2" w:rsidRDefault="005B1BA4" w:rsidP="00A042C2">
      <w:pPr>
        <w:tabs>
          <w:tab w:val="left" w:pos="720"/>
        </w:tabs>
        <w:spacing w:after="0" w:line="300" w:lineRule="auto"/>
        <w:rPr>
          <w:rFonts w:ascii="Times New Roman" w:eastAsia="Times New Roman" w:hAnsi="Times New Roman"/>
          <w:b/>
          <w:bCs/>
          <w:i/>
          <w:iCs/>
          <w:sz w:val="24"/>
          <w:szCs w:val="24"/>
        </w:rPr>
      </w:pPr>
    </w:p>
    <w:p w14:paraId="5406F484" w14:textId="24A6C381" w:rsidR="00BC7922" w:rsidRPr="00A042C2" w:rsidRDefault="005B1BA4" w:rsidP="00A042C2">
      <w:pPr>
        <w:tabs>
          <w:tab w:val="left" w:pos="720"/>
        </w:tabs>
        <w:spacing w:after="0" w:line="300" w:lineRule="auto"/>
        <w:rPr>
          <w:rFonts w:ascii="Times New Roman" w:eastAsia="Times New Roman" w:hAnsi="Times New Roman"/>
          <w:b/>
          <w:sz w:val="24"/>
          <w:szCs w:val="24"/>
        </w:rPr>
      </w:pPr>
      <w:r w:rsidRPr="00A042C2">
        <w:rPr>
          <w:rFonts w:ascii="Times New Roman" w:eastAsia="Times New Roman" w:hAnsi="Times New Roman"/>
          <w:b/>
          <w:sz w:val="24"/>
          <w:szCs w:val="24"/>
        </w:rPr>
        <w:t xml:space="preserve">2. </w:t>
      </w:r>
      <w:r w:rsidR="00780592" w:rsidRPr="00A042C2">
        <w:rPr>
          <w:rFonts w:ascii="Times New Roman" w:eastAsia="Times New Roman" w:hAnsi="Times New Roman"/>
          <w:b/>
          <w:sz w:val="24"/>
          <w:szCs w:val="24"/>
        </w:rPr>
        <w:t>KHOA/VIỆN</w:t>
      </w:r>
      <w:r w:rsidR="009B073F" w:rsidRPr="00A042C2">
        <w:rPr>
          <w:rFonts w:ascii="Times New Roman" w:eastAsia="Times New Roman" w:hAnsi="Times New Roman"/>
          <w:b/>
          <w:sz w:val="24"/>
          <w:szCs w:val="24"/>
        </w:rPr>
        <w:t xml:space="preserve"> </w:t>
      </w:r>
      <w:r w:rsidRPr="00A042C2">
        <w:rPr>
          <w:rFonts w:ascii="Times New Roman" w:eastAsia="Times New Roman" w:hAnsi="Times New Roman"/>
          <w:b/>
          <w:sz w:val="24"/>
          <w:szCs w:val="24"/>
        </w:rPr>
        <w:t>QUẢN LÝ VÀ GIẢNG VIÊN GIẢNG DẠY</w:t>
      </w:r>
      <w:r w:rsidR="00B96BE8" w:rsidRPr="00A042C2">
        <w:rPr>
          <w:rFonts w:ascii="Times New Roman" w:eastAsia="Times New Roman" w:hAnsi="Times New Roman"/>
          <w:b/>
          <w:sz w:val="24"/>
          <w:szCs w:val="24"/>
        </w:rPr>
        <w:t xml:space="preserve"> </w:t>
      </w:r>
    </w:p>
    <w:p w14:paraId="40A245F7" w14:textId="0065FEB6" w:rsidR="005B1BA4" w:rsidRPr="00A042C2" w:rsidRDefault="00B96BE8" w:rsidP="00A042C2">
      <w:pPr>
        <w:tabs>
          <w:tab w:val="left" w:pos="720"/>
        </w:tabs>
        <w:spacing w:after="0" w:line="300" w:lineRule="auto"/>
        <w:rPr>
          <w:rFonts w:ascii="Times New Roman" w:eastAsia="Times New Roman" w:hAnsi="Times New Roman"/>
          <w:sz w:val="24"/>
          <w:szCs w:val="24"/>
        </w:rPr>
      </w:pPr>
      <w:r w:rsidRPr="00A042C2">
        <w:rPr>
          <w:rFonts w:ascii="Times New Roman" w:eastAsia="Times New Roman" w:hAnsi="Times New Roman"/>
          <w:b/>
          <w:sz w:val="24"/>
          <w:szCs w:val="24"/>
        </w:rPr>
        <w:t>(</w:t>
      </w:r>
      <w:r w:rsidR="00A80E88" w:rsidRPr="00A042C2">
        <w:rPr>
          <w:rFonts w:ascii="Times New Roman" w:eastAsia="Times New Roman" w:hAnsi="Times New Roman"/>
          <w:b/>
          <w:sz w:val="24"/>
          <w:szCs w:val="24"/>
        </w:rPr>
        <w:t xml:space="preserve">Management </w:t>
      </w:r>
      <w:r w:rsidR="00780592" w:rsidRPr="00A042C2">
        <w:rPr>
          <w:rFonts w:ascii="Times New Roman" w:eastAsia="Times New Roman" w:hAnsi="Times New Roman"/>
          <w:b/>
          <w:sz w:val="24"/>
          <w:szCs w:val="24"/>
        </w:rPr>
        <w:t>Faculty</w:t>
      </w:r>
      <w:r w:rsidR="00A80E88" w:rsidRPr="00A042C2">
        <w:rPr>
          <w:rFonts w:ascii="Times New Roman" w:eastAsia="Times New Roman" w:hAnsi="Times New Roman"/>
          <w:b/>
          <w:sz w:val="24"/>
          <w:szCs w:val="24"/>
        </w:rPr>
        <w:t xml:space="preserve"> and Teachers</w:t>
      </w:r>
      <w:r w:rsidR="008A33C3" w:rsidRPr="00A042C2">
        <w:rPr>
          <w:rFonts w:ascii="Times New Roman" w:eastAsia="Times New Roman" w:hAnsi="Times New Roman"/>
          <w:b/>
          <w:sz w:val="24"/>
          <w:szCs w:val="24"/>
        </w:rPr>
        <w:t>)</w:t>
      </w:r>
    </w:p>
    <w:p w14:paraId="7F3C9AC8" w14:textId="77777777" w:rsidR="00E601EC" w:rsidRPr="00A042C2" w:rsidRDefault="00E601EC" w:rsidP="00A042C2">
      <w:pPr>
        <w:pStyle w:val="ListParagraph"/>
        <w:widowControl w:val="0"/>
        <w:numPr>
          <w:ilvl w:val="0"/>
          <w:numId w:val="31"/>
        </w:numPr>
        <w:spacing w:after="0" w:line="300" w:lineRule="auto"/>
        <w:jc w:val="both"/>
        <w:rPr>
          <w:rFonts w:ascii="Times New Roman" w:hAnsi="Times New Roman"/>
          <w:sz w:val="24"/>
          <w:szCs w:val="24"/>
        </w:rPr>
      </w:pPr>
      <w:r w:rsidRPr="00A042C2">
        <w:rPr>
          <w:rFonts w:ascii="Times New Roman" w:hAnsi="Times New Roman"/>
          <w:sz w:val="24"/>
          <w:szCs w:val="24"/>
        </w:rPr>
        <w:t>Khoa/Viện quản lý: Viện Ngân hàng Tài chính</w:t>
      </w:r>
    </w:p>
    <w:p w14:paraId="530AE0D1" w14:textId="77777777" w:rsidR="00E601EC" w:rsidRPr="00A042C2" w:rsidRDefault="00E601EC" w:rsidP="00A042C2">
      <w:pPr>
        <w:pStyle w:val="ListParagraph"/>
        <w:widowControl w:val="0"/>
        <w:numPr>
          <w:ilvl w:val="0"/>
          <w:numId w:val="31"/>
        </w:numPr>
        <w:spacing w:after="0" w:line="300" w:lineRule="auto"/>
        <w:jc w:val="both"/>
        <w:rPr>
          <w:rFonts w:ascii="Times New Roman" w:hAnsi="Times New Roman"/>
          <w:sz w:val="24"/>
          <w:szCs w:val="24"/>
        </w:rPr>
      </w:pPr>
      <w:r w:rsidRPr="00A042C2">
        <w:rPr>
          <w:rFonts w:ascii="Times New Roman" w:hAnsi="Times New Roman"/>
          <w:sz w:val="24"/>
          <w:szCs w:val="24"/>
        </w:rPr>
        <w:t>Địa chỉ: Phòng  909 Nhà A1, Trường ĐH Kinh tế Quốc dân</w:t>
      </w:r>
    </w:p>
    <w:p w14:paraId="635F9CFF" w14:textId="77777777" w:rsidR="00E601EC" w:rsidRPr="00A042C2" w:rsidRDefault="00E601EC" w:rsidP="00A042C2">
      <w:pPr>
        <w:pStyle w:val="ListParagraph"/>
        <w:widowControl w:val="0"/>
        <w:numPr>
          <w:ilvl w:val="0"/>
          <w:numId w:val="31"/>
        </w:numPr>
        <w:tabs>
          <w:tab w:val="left" w:pos="900"/>
          <w:tab w:val="left" w:pos="993"/>
        </w:tabs>
        <w:spacing w:after="0" w:line="300" w:lineRule="auto"/>
        <w:rPr>
          <w:rFonts w:ascii="Times New Roman" w:hAnsi="Times New Roman"/>
          <w:i/>
          <w:iCs/>
          <w:sz w:val="24"/>
          <w:szCs w:val="24"/>
          <w:lang w:val="pt-BR"/>
        </w:rPr>
      </w:pPr>
      <w:r w:rsidRPr="00A042C2">
        <w:rPr>
          <w:rFonts w:ascii="Times New Roman" w:hAnsi="Times New Roman"/>
          <w:sz w:val="24"/>
          <w:szCs w:val="24"/>
          <w:lang w:val="pt-BR"/>
        </w:rPr>
        <w:t>Giảng viên:   Có 20 Giảng viên theo danh sách như sau:</w:t>
      </w:r>
    </w:p>
    <w:tbl>
      <w:tblPr>
        <w:tblStyle w:val="TableGrid"/>
        <w:tblW w:w="9067" w:type="dxa"/>
        <w:tblLook w:val="04A0" w:firstRow="1" w:lastRow="0" w:firstColumn="1" w:lastColumn="0" w:noHBand="0" w:noVBand="1"/>
      </w:tblPr>
      <w:tblGrid>
        <w:gridCol w:w="1133"/>
        <w:gridCol w:w="4892"/>
        <w:gridCol w:w="3042"/>
      </w:tblGrid>
      <w:tr w:rsidR="00E601EC" w:rsidRPr="00A042C2" w14:paraId="6192C495" w14:textId="77777777" w:rsidTr="00CD66F9">
        <w:trPr>
          <w:tblHeader/>
        </w:trPr>
        <w:tc>
          <w:tcPr>
            <w:tcW w:w="0" w:type="auto"/>
            <w:shd w:val="clear" w:color="auto" w:fill="E2EFD9" w:themeFill="accent6" w:themeFillTint="33"/>
            <w:vAlign w:val="center"/>
          </w:tcPr>
          <w:p w14:paraId="6616D221"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b/>
                <w:bCs/>
                <w:sz w:val="24"/>
                <w:szCs w:val="24"/>
                <w:lang w:val="pt-BR"/>
              </w:rPr>
            </w:pPr>
            <w:r w:rsidRPr="00A042C2">
              <w:rPr>
                <w:rFonts w:ascii="Times New Roman" w:hAnsi="Times New Roman"/>
                <w:b/>
                <w:bCs/>
                <w:sz w:val="24"/>
                <w:szCs w:val="24"/>
                <w:lang w:val="pt-BR"/>
              </w:rPr>
              <w:t>STT</w:t>
            </w:r>
          </w:p>
        </w:tc>
        <w:tc>
          <w:tcPr>
            <w:tcW w:w="4892" w:type="dxa"/>
            <w:shd w:val="clear" w:color="auto" w:fill="E2EFD9" w:themeFill="accent6" w:themeFillTint="33"/>
            <w:vAlign w:val="center"/>
          </w:tcPr>
          <w:p w14:paraId="1488209F"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b/>
                <w:bCs/>
                <w:sz w:val="24"/>
                <w:szCs w:val="24"/>
                <w:lang w:val="pt-BR"/>
              </w:rPr>
            </w:pPr>
            <w:r w:rsidRPr="00A042C2">
              <w:rPr>
                <w:rFonts w:ascii="Times New Roman" w:hAnsi="Times New Roman"/>
                <w:b/>
                <w:bCs/>
                <w:sz w:val="24"/>
                <w:szCs w:val="24"/>
                <w:lang w:val="pt-BR"/>
              </w:rPr>
              <w:t>Họ và tên</w:t>
            </w:r>
          </w:p>
        </w:tc>
        <w:tc>
          <w:tcPr>
            <w:tcW w:w="3042" w:type="dxa"/>
            <w:shd w:val="clear" w:color="auto" w:fill="E2EFD9" w:themeFill="accent6" w:themeFillTint="33"/>
            <w:vAlign w:val="center"/>
          </w:tcPr>
          <w:p w14:paraId="45582511"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b/>
                <w:bCs/>
                <w:sz w:val="24"/>
                <w:szCs w:val="24"/>
                <w:lang w:val="pt-BR"/>
              </w:rPr>
            </w:pPr>
            <w:r w:rsidRPr="00A042C2">
              <w:rPr>
                <w:rFonts w:ascii="Times New Roman" w:hAnsi="Times New Roman"/>
                <w:b/>
                <w:bCs/>
                <w:sz w:val="24"/>
                <w:szCs w:val="24"/>
                <w:lang w:val="pt-BR"/>
              </w:rPr>
              <w:t>Email NEU</w:t>
            </w:r>
          </w:p>
        </w:tc>
      </w:tr>
      <w:tr w:rsidR="00E601EC" w:rsidRPr="00A042C2" w14:paraId="41A98031" w14:textId="77777777" w:rsidTr="00CD66F9">
        <w:tc>
          <w:tcPr>
            <w:tcW w:w="0" w:type="auto"/>
            <w:vAlign w:val="center"/>
          </w:tcPr>
          <w:p w14:paraId="568C65F0"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w:t>
            </w:r>
          </w:p>
        </w:tc>
        <w:tc>
          <w:tcPr>
            <w:tcW w:w="4892" w:type="dxa"/>
            <w:vAlign w:val="center"/>
          </w:tcPr>
          <w:p w14:paraId="632F91E9"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PGS.TS. Vũ Duy Hào</w:t>
            </w:r>
          </w:p>
        </w:tc>
        <w:tc>
          <w:tcPr>
            <w:tcW w:w="3042" w:type="dxa"/>
            <w:vAlign w:val="center"/>
          </w:tcPr>
          <w:p w14:paraId="32FD7CCD"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haovd@neu.edu.vn</w:t>
            </w:r>
          </w:p>
        </w:tc>
      </w:tr>
      <w:tr w:rsidR="00E601EC" w:rsidRPr="00A042C2" w14:paraId="03EE8BAE" w14:textId="77777777" w:rsidTr="00CD66F9">
        <w:tc>
          <w:tcPr>
            <w:tcW w:w="0" w:type="auto"/>
            <w:vAlign w:val="center"/>
          </w:tcPr>
          <w:p w14:paraId="1EA7A8BA"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2</w:t>
            </w:r>
          </w:p>
        </w:tc>
        <w:tc>
          <w:tcPr>
            <w:tcW w:w="4892" w:type="dxa"/>
            <w:vAlign w:val="center"/>
          </w:tcPr>
          <w:p w14:paraId="2100A1A4"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PGS.TS. Đàm Văn Huệ</w:t>
            </w:r>
          </w:p>
        </w:tc>
        <w:tc>
          <w:tcPr>
            <w:tcW w:w="3042" w:type="dxa"/>
            <w:vAlign w:val="center"/>
          </w:tcPr>
          <w:p w14:paraId="3045E1A7"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huedv@neu.edu.vn</w:t>
            </w:r>
          </w:p>
        </w:tc>
      </w:tr>
      <w:tr w:rsidR="00E601EC" w:rsidRPr="00A042C2" w14:paraId="4F3CD9E1" w14:textId="77777777" w:rsidTr="00CD66F9">
        <w:tc>
          <w:tcPr>
            <w:tcW w:w="0" w:type="auto"/>
            <w:vAlign w:val="center"/>
          </w:tcPr>
          <w:p w14:paraId="717134AD"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3</w:t>
            </w:r>
          </w:p>
        </w:tc>
        <w:tc>
          <w:tcPr>
            <w:tcW w:w="4892" w:type="dxa"/>
            <w:vAlign w:val="center"/>
          </w:tcPr>
          <w:p w14:paraId="1EFEBFF8"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PGS.TS. Lê Đức Hoàng</w:t>
            </w:r>
          </w:p>
        </w:tc>
        <w:tc>
          <w:tcPr>
            <w:tcW w:w="3042" w:type="dxa"/>
            <w:vAlign w:val="center"/>
          </w:tcPr>
          <w:p w14:paraId="2E174EF5"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leduchoang@neu.edu.vn</w:t>
            </w:r>
          </w:p>
        </w:tc>
      </w:tr>
      <w:tr w:rsidR="00E601EC" w:rsidRPr="00A042C2" w14:paraId="5E3C2247" w14:textId="77777777" w:rsidTr="00CD66F9">
        <w:tc>
          <w:tcPr>
            <w:tcW w:w="0" w:type="auto"/>
            <w:vAlign w:val="center"/>
          </w:tcPr>
          <w:p w14:paraId="6C7F7483"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4</w:t>
            </w:r>
          </w:p>
        </w:tc>
        <w:tc>
          <w:tcPr>
            <w:tcW w:w="4892" w:type="dxa"/>
            <w:vAlign w:val="center"/>
          </w:tcPr>
          <w:p w14:paraId="70A5B561"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PGS.TS. Đỗ Hồng Nhung</w:t>
            </w:r>
          </w:p>
        </w:tc>
        <w:tc>
          <w:tcPr>
            <w:tcW w:w="3042" w:type="dxa"/>
            <w:vAlign w:val="center"/>
          </w:tcPr>
          <w:p w14:paraId="202C4ABE"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nhungdh@neu.edu.vn</w:t>
            </w:r>
          </w:p>
        </w:tc>
      </w:tr>
      <w:tr w:rsidR="00E601EC" w:rsidRPr="00A042C2" w14:paraId="1F0FBE9D" w14:textId="77777777" w:rsidTr="00CD66F9">
        <w:tc>
          <w:tcPr>
            <w:tcW w:w="0" w:type="auto"/>
            <w:vAlign w:val="center"/>
          </w:tcPr>
          <w:p w14:paraId="43FBF408"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5</w:t>
            </w:r>
          </w:p>
        </w:tc>
        <w:tc>
          <w:tcPr>
            <w:tcW w:w="4892" w:type="dxa"/>
            <w:vAlign w:val="center"/>
          </w:tcPr>
          <w:p w14:paraId="33CDA283"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Trần Đức Thắng</w:t>
            </w:r>
          </w:p>
        </w:tc>
        <w:tc>
          <w:tcPr>
            <w:tcW w:w="3042" w:type="dxa"/>
            <w:vAlign w:val="center"/>
          </w:tcPr>
          <w:p w14:paraId="72E039A1"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tranducthang@neu.edu.vn</w:t>
            </w:r>
          </w:p>
        </w:tc>
      </w:tr>
      <w:tr w:rsidR="00E601EC" w:rsidRPr="00A042C2" w14:paraId="0BA52DC2" w14:textId="77777777" w:rsidTr="00CD66F9">
        <w:tc>
          <w:tcPr>
            <w:tcW w:w="0" w:type="auto"/>
            <w:vAlign w:val="center"/>
          </w:tcPr>
          <w:p w14:paraId="3A1060E1"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6</w:t>
            </w:r>
          </w:p>
        </w:tc>
        <w:tc>
          <w:tcPr>
            <w:tcW w:w="4892" w:type="dxa"/>
            <w:vAlign w:val="center"/>
          </w:tcPr>
          <w:p w14:paraId="21617B65"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Lê Thu Thủy</w:t>
            </w:r>
          </w:p>
        </w:tc>
        <w:tc>
          <w:tcPr>
            <w:tcW w:w="3042" w:type="dxa"/>
            <w:vAlign w:val="center"/>
          </w:tcPr>
          <w:p w14:paraId="33C79B7F"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thuylt@neu.edu.vn</w:t>
            </w:r>
          </w:p>
        </w:tc>
      </w:tr>
      <w:tr w:rsidR="00E601EC" w:rsidRPr="00A042C2" w14:paraId="0821B3F0" w14:textId="77777777" w:rsidTr="00CD66F9">
        <w:tc>
          <w:tcPr>
            <w:tcW w:w="0" w:type="auto"/>
            <w:vAlign w:val="center"/>
          </w:tcPr>
          <w:p w14:paraId="5AD91E0D"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7</w:t>
            </w:r>
          </w:p>
        </w:tc>
        <w:tc>
          <w:tcPr>
            <w:tcW w:w="4892" w:type="dxa"/>
            <w:vAlign w:val="center"/>
          </w:tcPr>
          <w:p w14:paraId="5662C9DD"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Đào Anh Tuấn</w:t>
            </w:r>
          </w:p>
        </w:tc>
        <w:tc>
          <w:tcPr>
            <w:tcW w:w="3042" w:type="dxa"/>
            <w:vAlign w:val="center"/>
          </w:tcPr>
          <w:p w14:paraId="26E707C4"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daoanhtuan@neu.edu.vn</w:t>
            </w:r>
          </w:p>
        </w:tc>
      </w:tr>
      <w:tr w:rsidR="00E601EC" w:rsidRPr="00A042C2" w14:paraId="5790E858" w14:textId="77777777" w:rsidTr="00CD66F9">
        <w:tc>
          <w:tcPr>
            <w:tcW w:w="0" w:type="auto"/>
            <w:vAlign w:val="center"/>
          </w:tcPr>
          <w:p w14:paraId="1000A77A"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8</w:t>
            </w:r>
          </w:p>
        </w:tc>
        <w:tc>
          <w:tcPr>
            <w:tcW w:w="4892" w:type="dxa"/>
            <w:vAlign w:val="center"/>
          </w:tcPr>
          <w:p w14:paraId="0425AA06"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Trần Tất Thành</w:t>
            </w:r>
          </w:p>
        </w:tc>
        <w:tc>
          <w:tcPr>
            <w:tcW w:w="3042" w:type="dxa"/>
            <w:vAlign w:val="center"/>
          </w:tcPr>
          <w:p w14:paraId="33F84C39"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trantatthanh@neu.edu.vn</w:t>
            </w:r>
          </w:p>
        </w:tc>
      </w:tr>
      <w:tr w:rsidR="00E601EC" w:rsidRPr="00A042C2" w14:paraId="0F84188E" w14:textId="77777777" w:rsidTr="00CD66F9">
        <w:tc>
          <w:tcPr>
            <w:tcW w:w="0" w:type="auto"/>
            <w:vAlign w:val="center"/>
          </w:tcPr>
          <w:p w14:paraId="6D2E564D"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9</w:t>
            </w:r>
          </w:p>
        </w:tc>
        <w:tc>
          <w:tcPr>
            <w:tcW w:w="4892" w:type="dxa"/>
            <w:vAlign w:val="center"/>
          </w:tcPr>
          <w:p w14:paraId="25B1BC1D"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Phan Hồng Mai</w:t>
            </w:r>
          </w:p>
        </w:tc>
        <w:tc>
          <w:tcPr>
            <w:tcW w:w="3042" w:type="dxa"/>
            <w:vAlign w:val="center"/>
          </w:tcPr>
          <w:p w14:paraId="2E8A6CFE"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hongmai@neu.edu.vn</w:t>
            </w:r>
          </w:p>
        </w:tc>
      </w:tr>
      <w:tr w:rsidR="00E601EC" w:rsidRPr="00A042C2" w14:paraId="50F4D196" w14:textId="77777777" w:rsidTr="00CD66F9">
        <w:tc>
          <w:tcPr>
            <w:tcW w:w="0" w:type="auto"/>
            <w:vAlign w:val="center"/>
          </w:tcPr>
          <w:p w14:paraId="59AEAF9D"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10</w:t>
            </w:r>
          </w:p>
        </w:tc>
        <w:tc>
          <w:tcPr>
            <w:tcW w:w="4892" w:type="dxa"/>
            <w:vAlign w:val="center"/>
          </w:tcPr>
          <w:p w14:paraId="1D940470"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Trần Minh Tuấn</w:t>
            </w:r>
          </w:p>
        </w:tc>
        <w:tc>
          <w:tcPr>
            <w:tcW w:w="3042" w:type="dxa"/>
            <w:vAlign w:val="center"/>
          </w:tcPr>
          <w:p w14:paraId="527AED77"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tranminhtuan@neu.edu.vn</w:t>
            </w:r>
          </w:p>
        </w:tc>
      </w:tr>
      <w:tr w:rsidR="00E601EC" w:rsidRPr="00A042C2" w14:paraId="39B5BB55" w14:textId="77777777" w:rsidTr="00CD66F9">
        <w:tc>
          <w:tcPr>
            <w:tcW w:w="0" w:type="auto"/>
            <w:vAlign w:val="center"/>
          </w:tcPr>
          <w:p w14:paraId="5B193BC9"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11</w:t>
            </w:r>
          </w:p>
        </w:tc>
        <w:tc>
          <w:tcPr>
            <w:tcW w:w="4892" w:type="dxa"/>
            <w:vAlign w:val="center"/>
          </w:tcPr>
          <w:p w14:paraId="7217751E"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Trần Thị Thu Hiền</w:t>
            </w:r>
          </w:p>
        </w:tc>
        <w:tc>
          <w:tcPr>
            <w:tcW w:w="3042" w:type="dxa"/>
            <w:vAlign w:val="center"/>
          </w:tcPr>
          <w:p w14:paraId="08F4FDB5"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tranhien@neu.edu.vn</w:t>
            </w:r>
          </w:p>
        </w:tc>
      </w:tr>
      <w:tr w:rsidR="00E601EC" w:rsidRPr="00A042C2" w14:paraId="39C49F70" w14:textId="77777777" w:rsidTr="00CD66F9">
        <w:tc>
          <w:tcPr>
            <w:tcW w:w="0" w:type="auto"/>
            <w:vAlign w:val="center"/>
          </w:tcPr>
          <w:p w14:paraId="0BE076A9"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12</w:t>
            </w:r>
          </w:p>
        </w:tc>
        <w:tc>
          <w:tcPr>
            <w:tcW w:w="4892" w:type="dxa"/>
            <w:vAlign w:val="center"/>
          </w:tcPr>
          <w:p w14:paraId="3D34EF83"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Trần Thị Lan Phương</w:t>
            </w:r>
          </w:p>
        </w:tc>
        <w:tc>
          <w:tcPr>
            <w:tcW w:w="3042" w:type="dxa"/>
            <w:vAlign w:val="center"/>
          </w:tcPr>
          <w:p w14:paraId="32D53E52"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phuongttl@neu.edu.vn</w:t>
            </w:r>
          </w:p>
        </w:tc>
      </w:tr>
      <w:tr w:rsidR="00E601EC" w:rsidRPr="00A042C2" w14:paraId="015027F6" w14:textId="77777777" w:rsidTr="00CD66F9">
        <w:tc>
          <w:tcPr>
            <w:tcW w:w="0" w:type="auto"/>
            <w:vAlign w:val="center"/>
          </w:tcPr>
          <w:p w14:paraId="472568C0"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13</w:t>
            </w:r>
          </w:p>
        </w:tc>
        <w:tc>
          <w:tcPr>
            <w:tcW w:w="4892" w:type="dxa"/>
            <w:vAlign w:val="center"/>
          </w:tcPr>
          <w:p w14:paraId="01305828"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Trần Thị Thùy Dung</w:t>
            </w:r>
          </w:p>
        </w:tc>
        <w:tc>
          <w:tcPr>
            <w:tcW w:w="3042" w:type="dxa"/>
            <w:vAlign w:val="center"/>
          </w:tcPr>
          <w:p w14:paraId="36B2B82B"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dungtran@neu.edu.vn</w:t>
            </w:r>
          </w:p>
        </w:tc>
      </w:tr>
      <w:tr w:rsidR="00E601EC" w:rsidRPr="00A042C2" w14:paraId="32CED148" w14:textId="77777777" w:rsidTr="00CD66F9">
        <w:tc>
          <w:tcPr>
            <w:tcW w:w="0" w:type="auto"/>
            <w:vAlign w:val="center"/>
          </w:tcPr>
          <w:p w14:paraId="7B19BB3D"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14</w:t>
            </w:r>
          </w:p>
        </w:tc>
        <w:tc>
          <w:tcPr>
            <w:tcW w:w="4892" w:type="dxa"/>
            <w:vAlign w:val="center"/>
          </w:tcPr>
          <w:p w14:paraId="2531202E"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Trần Phi Long</w:t>
            </w:r>
          </w:p>
        </w:tc>
        <w:tc>
          <w:tcPr>
            <w:tcW w:w="3042" w:type="dxa"/>
            <w:vAlign w:val="center"/>
          </w:tcPr>
          <w:p w14:paraId="68AC3DE1"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longtp@neu.edu.vn</w:t>
            </w:r>
          </w:p>
        </w:tc>
      </w:tr>
      <w:tr w:rsidR="00E601EC" w:rsidRPr="00A042C2" w14:paraId="1D0B1669" w14:textId="77777777" w:rsidTr="00CD66F9">
        <w:tc>
          <w:tcPr>
            <w:tcW w:w="0" w:type="auto"/>
            <w:vAlign w:val="center"/>
          </w:tcPr>
          <w:p w14:paraId="433F8A40"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lastRenderedPageBreak/>
              <w:t>15</w:t>
            </w:r>
          </w:p>
        </w:tc>
        <w:tc>
          <w:tcPr>
            <w:tcW w:w="4892" w:type="dxa"/>
            <w:vAlign w:val="center"/>
          </w:tcPr>
          <w:p w14:paraId="77A7A3F2"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Phạm Văn Tuệ Nhã</w:t>
            </w:r>
          </w:p>
        </w:tc>
        <w:tc>
          <w:tcPr>
            <w:tcW w:w="3042" w:type="dxa"/>
            <w:vAlign w:val="center"/>
          </w:tcPr>
          <w:p w14:paraId="75496DED"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nhapvt@neu.edu.vn</w:t>
            </w:r>
          </w:p>
        </w:tc>
      </w:tr>
      <w:tr w:rsidR="00E601EC" w:rsidRPr="00A042C2" w14:paraId="78D01FD0" w14:textId="77777777" w:rsidTr="00CD66F9">
        <w:tc>
          <w:tcPr>
            <w:tcW w:w="0" w:type="auto"/>
            <w:vAlign w:val="center"/>
          </w:tcPr>
          <w:p w14:paraId="4D67709E"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16</w:t>
            </w:r>
          </w:p>
        </w:tc>
        <w:tc>
          <w:tcPr>
            <w:tcW w:w="4892" w:type="dxa"/>
            <w:vAlign w:val="center"/>
          </w:tcPr>
          <w:p w14:paraId="14583943"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TS. Nguyễn Tuấn Anh</w:t>
            </w:r>
          </w:p>
        </w:tc>
        <w:tc>
          <w:tcPr>
            <w:tcW w:w="3042" w:type="dxa"/>
            <w:vAlign w:val="center"/>
          </w:tcPr>
          <w:p w14:paraId="17998D58"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nguyentuananh@neu.edu.vn</w:t>
            </w:r>
          </w:p>
        </w:tc>
      </w:tr>
      <w:tr w:rsidR="00E601EC" w:rsidRPr="00A042C2" w14:paraId="0D79AB44" w14:textId="77777777" w:rsidTr="00CD66F9">
        <w:tc>
          <w:tcPr>
            <w:tcW w:w="0" w:type="auto"/>
            <w:vAlign w:val="center"/>
          </w:tcPr>
          <w:p w14:paraId="63616D44"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17</w:t>
            </w:r>
          </w:p>
        </w:tc>
        <w:tc>
          <w:tcPr>
            <w:tcW w:w="4892" w:type="dxa"/>
            <w:vAlign w:val="center"/>
          </w:tcPr>
          <w:p w14:paraId="2BA9A98A"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ThS. Lê Quốc Anh</w:t>
            </w:r>
          </w:p>
        </w:tc>
        <w:tc>
          <w:tcPr>
            <w:tcW w:w="3042" w:type="dxa"/>
            <w:vAlign w:val="center"/>
          </w:tcPr>
          <w:p w14:paraId="26D9D2D3"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quocanh@neu.edu.vn</w:t>
            </w:r>
          </w:p>
        </w:tc>
      </w:tr>
      <w:tr w:rsidR="00E601EC" w:rsidRPr="00A042C2" w14:paraId="75F7FD2C" w14:textId="77777777" w:rsidTr="00CD66F9">
        <w:tc>
          <w:tcPr>
            <w:tcW w:w="0" w:type="auto"/>
            <w:vAlign w:val="center"/>
          </w:tcPr>
          <w:p w14:paraId="0FAC158A"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18</w:t>
            </w:r>
          </w:p>
        </w:tc>
        <w:tc>
          <w:tcPr>
            <w:tcW w:w="4892" w:type="dxa"/>
            <w:vAlign w:val="center"/>
          </w:tcPr>
          <w:p w14:paraId="57C30DB2"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ThS. Nguyễn Thanh Huyền</w:t>
            </w:r>
          </w:p>
        </w:tc>
        <w:tc>
          <w:tcPr>
            <w:tcW w:w="3042" w:type="dxa"/>
            <w:vAlign w:val="center"/>
          </w:tcPr>
          <w:p w14:paraId="70F15933"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thanhhuyen89@neu.edu.vn</w:t>
            </w:r>
          </w:p>
        </w:tc>
      </w:tr>
      <w:tr w:rsidR="00E601EC" w:rsidRPr="00A042C2" w14:paraId="749ADA6E" w14:textId="77777777" w:rsidTr="00CD66F9">
        <w:tc>
          <w:tcPr>
            <w:tcW w:w="0" w:type="auto"/>
            <w:vAlign w:val="center"/>
          </w:tcPr>
          <w:p w14:paraId="45B886BB"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19</w:t>
            </w:r>
          </w:p>
        </w:tc>
        <w:tc>
          <w:tcPr>
            <w:tcW w:w="4892" w:type="dxa"/>
            <w:vAlign w:val="center"/>
          </w:tcPr>
          <w:p w14:paraId="5315969D"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ThS. Hoàng Thị Hồng Ngọc</w:t>
            </w:r>
          </w:p>
        </w:tc>
        <w:tc>
          <w:tcPr>
            <w:tcW w:w="3042" w:type="dxa"/>
            <w:vAlign w:val="center"/>
          </w:tcPr>
          <w:p w14:paraId="7E3FE756"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ngochh@neu.edu.vn</w:t>
            </w:r>
          </w:p>
        </w:tc>
      </w:tr>
      <w:tr w:rsidR="00E601EC" w:rsidRPr="00A042C2" w14:paraId="6922ECC5" w14:textId="77777777" w:rsidTr="00CD66F9">
        <w:tc>
          <w:tcPr>
            <w:tcW w:w="0" w:type="auto"/>
            <w:vAlign w:val="center"/>
          </w:tcPr>
          <w:p w14:paraId="73BAA877" w14:textId="77777777" w:rsidR="00E601EC" w:rsidRPr="00A042C2" w:rsidRDefault="00E601EC" w:rsidP="00A042C2">
            <w:pPr>
              <w:pStyle w:val="ListParagraph"/>
              <w:widowControl w:val="0"/>
              <w:tabs>
                <w:tab w:val="left" w:pos="900"/>
                <w:tab w:val="left" w:pos="993"/>
              </w:tabs>
              <w:spacing w:after="0" w:line="300" w:lineRule="auto"/>
              <w:ind w:left="0"/>
              <w:jc w:val="center"/>
              <w:rPr>
                <w:rFonts w:ascii="Times New Roman" w:hAnsi="Times New Roman"/>
                <w:sz w:val="24"/>
                <w:szCs w:val="24"/>
                <w:lang w:val="pt-BR"/>
              </w:rPr>
            </w:pPr>
            <w:r w:rsidRPr="00A042C2">
              <w:rPr>
                <w:rFonts w:ascii="Times New Roman" w:hAnsi="Times New Roman"/>
                <w:sz w:val="24"/>
                <w:szCs w:val="24"/>
                <w:lang w:val="pt-BR"/>
              </w:rPr>
              <w:t>20</w:t>
            </w:r>
          </w:p>
        </w:tc>
        <w:tc>
          <w:tcPr>
            <w:tcW w:w="4892" w:type="dxa"/>
            <w:vAlign w:val="center"/>
          </w:tcPr>
          <w:p w14:paraId="5ADDDCD5"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ThS. Vũ Duy Minh</w:t>
            </w:r>
          </w:p>
        </w:tc>
        <w:tc>
          <w:tcPr>
            <w:tcW w:w="3042" w:type="dxa"/>
            <w:vAlign w:val="center"/>
          </w:tcPr>
          <w:p w14:paraId="0C6DBE1C" w14:textId="77777777" w:rsidR="00E601EC" w:rsidRPr="00A042C2" w:rsidRDefault="00E601EC" w:rsidP="00A042C2">
            <w:pPr>
              <w:pStyle w:val="ListParagraph"/>
              <w:widowControl w:val="0"/>
              <w:tabs>
                <w:tab w:val="left" w:pos="900"/>
                <w:tab w:val="left" w:pos="993"/>
              </w:tabs>
              <w:spacing w:after="0" w:line="300" w:lineRule="auto"/>
              <w:ind w:left="0"/>
              <w:rPr>
                <w:rFonts w:ascii="Times New Roman" w:hAnsi="Times New Roman"/>
                <w:sz w:val="24"/>
                <w:szCs w:val="24"/>
                <w:lang w:val="pt-BR"/>
              </w:rPr>
            </w:pPr>
            <w:r w:rsidRPr="00A042C2">
              <w:rPr>
                <w:rFonts w:ascii="Times New Roman" w:hAnsi="Times New Roman"/>
                <w:sz w:val="24"/>
                <w:szCs w:val="24"/>
                <w:lang w:val="pt-BR"/>
              </w:rPr>
              <w:t>minhdv@neu.edu.vn</w:t>
            </w:r>
          </w:p>
        </w:tc>
      </w:tr>
    </w:tbl>
    <w:p w14:paraId="5485F293" w14:textId="4429C791" w:rsidR="00775B80" w:rsidRPr="00A042C2" w:rsidRDefault="00775B80" w:rsidP="00A042C2">
      <w:pPr>
        <w:spacing w:after="0" w:line="300" w:lineRule="auto"/>
        <w:rPr>
          <w:rFonts w:ascii="Times New Roman" w:hAnsi="Times New Roman"/>
          <w:sz w:val="24"/>
          <w:szCs w:val="24"/>
        </w:rPr>
      </w:pPr>
    </w:p>
    <w:p w14:paraId="4D478812" w14:textId="7154220B" w:rsidR="00AA2D44" w:rsidRPr="00A042C2" w:rsidRDefault="00AA2D44" w:rsidP="00A042C2">
      <w:pPr>
        <w:tabs>
          <w:tab w:val="left" w:pos="142"/>
          <w:tab w:val="left" w:pos="720"/>
        </w:tabs>
        <w:spacing w:after="0" w:line="300" w:lineRule="auto"/>
        <w:ind w:right="-7"/>
        <w:jc w:val="both"/>
        <w:rPr>
          <w:rFonts w:ascii="Times New Roman" w:hAnsi="Times New Roman"/>
          <w:b/>
          <w:bCs/>
          <w:sz w:val="24"/>
          <w:szCs w:val="24"/>
        </w:rPr>
      </w:pPr>
      <w:r w:rsidRPr="00A042C2">
        <w:rPr>
          <w:rFonts w:ascii="Times New Roman" w:hAnsi="Times New Roman"/>
          <w:b/>
          <w:bCs/>
          <w:sz w:val="24"/>
          <w:szCs w:val="24"/>
        </w:rPr>
        <w:t>3. MÔ TẢ HỌC PHẦN</w:t>
      </w:r>
      <w:r w:rsidR="00AF40D4" w:rsidRPr="00A042C2">
        <w:rPr>
          <w:rFonts w:ascii="Times New Roman" w:hAnsi="Times New Roman"/>
          <w:b/>
          <w:bCs/>
          <w:sz w:val="24"/>
          <w:szCs w:val="24"/>
        </w:rPr>
        <w:t xml:space="preserve"> (C</w:t>
      </w:r>
      <w:r w:rsidR="00A80E88" w:rsidRPr="00A042C2">
        <w:rPr>
          <w:rFonts w:ascii="Times New Roman" w:hAnsi="Times New Roman"/>
          <w:b/>
          <w:bCs/>
          <w:sz w:val="24"/>
          <w:szCs w:val="24"/>
        </w:rPr>
        <w:t xml:space="preserve">ourse </w:t>
      </w:r>
      <w:r w:rsidR="00A63E8B" w:rsidRPr="00A042C2">
        <w:rPr>
          <w:rFonts w:ascii="Times New Roman" w:hAnsi="Times New Roman"/>
          <w:b/>
          <w:bCs/>
          <w:sz w:val="24"/>
          <w:szCs w:val="24"/>
        </w:rPr>
        <w:t>D</w:t>
      </w:r>
      <w:r w:rsidR="00A80E88" w:rsidRPr="00A042C2">
        <w:rPr>
          <w:rFonts w:ascii="Times New Roman" w:hAnsi="Times New Roman"/>
          <w:b/>
          <w:bCs/>
          <w:sz w:val="24"/>
          <w:szCs w:val="24"/>
        </w:rPr>
        <w:t>escriptions</w:t>
      </w:r>
      <w:r w:rsidR="00AF40D4" w:rsidRPr="00A042C2">
        <w:rPr>
          <w:rFonts w:ascii="Times New Roman" w:hAnsi="Times New Roman"/>
          <w:b/>
          <w:bCs/>
          <w:sz w:val="24"/>
          <w:szCs w:val="24"/>
        </w:rPr>
        <w:t>)</w:t>
      </w:r>
    </w:p>
    <w:p w14:paraId="34EEDC25" w14:textId="308155A2" w:rsidR="007612CB" w:rsidRPr="00A042C2" w:rsidRDefault="007612CB" w:rsidP="00A042C2">
      <w:pPr>
        <w:spacing w:after="0" w:line="300" w:lineRule="auto"/>
        <w:ind w:firstLine="720"/>
        <w:jc w:val="both"/>
        <w:rPr>
          <w:rFonts w:ascii="Times New Roman" w:hAnsi="Times New Roman"/>
          <w:sz w:val="24"/>
          <w:szCs w:val="24"/>
        </w:rPr>
      </w:pPr>
      <w:r w:rsidRPr="00A042C2">
        <w:rPr>
          <w:rFonts w:ascii="Times New Roman" w:hAnsi="Times New Roman"/>
          <w:sz w:val="24"/>
          <w:szCs w:val="24"/>
        </w:rPr>
        <w:t xml:space="preserve">Học phần Quản trị Tài chính trong du lịch và khách sạn nghiên cứu các vấn đề </w:t>
      </w:r>
      <w:r w:rsidR="0000466E" w:rsidRPr="00A042C2">
        <w:rPr>
          <w:rFonts w:ascii="Times New Roman" w:hAnsi="Times New Roman"/>
          <w:sz w:val="24"/>
          <w:szCs w:val="24"/>
        </w:rPr>
        <w:t xml:space="preserve">cả về </w:t>
      </w:r>
      <w:r w:rsidR="00B75D75" w:rsidRPr="00A042C2">
        <w:rPr>
          <w:rFonts w:ascii="Times New Roman" w:hAnsi="Times New Roman"/>
          <w:sz w:val="24"/>
          <w:szCs w:val="24"/>
        </w:rPr>
        <w:t>gó</w:t>
      </w:r>
      <w:r w:rsidR="0000466E" w:rsidRPr="00A042C2">
        <w:rPr>
          <w:rFonts w:ascii="Times New Roman" w:hAnsi="Times New Roman"/>
          <w:sz w:val="24"/>
          <w:szCs w:val="24"/>
        </w:rPr>
        <w:t xml:space="preserve">c độ </w:t>
      </w:r>
      <w:r w:rsidRPr="00A042C2">
        <w:rPr>
          <w:rFonts w:ascii="Times New Roman" w:hAnsi="Times New Roman"/>
          <w:sz w:val="24"/>
          <w:szCs w:val="24"/>
        </w:rPr>
        <w:t xml:space="preserve">lý thuyết </w:t>
      </w:r>
      <w:r w:rsidR="0000466E" w:rsidRPr="00A042C2">
        <w:rPr>
          <w:rFonts w:ascii="Times New Roman" w:hAnsi="Times New Roman"/>
          <w:sz w:val="24"/>
          <w:szCs w:val="24"/>
        </w:rPr>
        <w:t xml:space="preserve">và thực tiễn </w:t>
      </w:r>
      <w:r w:rsidRPr="00A042C2">
        <w:rPr>
          <w:rFonts w:ascii="Times New Roman" w:hAnsi="Times New Roman"/>
          <w:sz w:val="24"/>
          <w:szCs w:val="24"/>
        </w:rPr>
        <w:t>cơ bản về tài chính</w:t>
      </w:r>
      <w:r w:rsidR="004C2BE3" w:rsidRPr="00A042C2">
        <w:rPr>
          <w:rFonts w:ascii="Times New Roman" w:hAnsi="Times New Roman"/>
          <w:sz w:val="24"/>
          <w:szCs w:val="24"/>
        </w:rPr>
        <w:t xml:space="preserve"> và quản trị tài chính liên quan đến </w:t>
      </w:r>
      <w:r w:rsidR="00EA1769" w:rsidRPr="00A042C2">
        <w:rPr>
          <w:rFonts w:ascii="Times New Roman" w:hAnsi="Times New Roman"/>
          <w:sz w:val="24"/>
          <w:szCs w:val="24"/>
        </w:rPr>
        <w:t>n</w:t>
      </w:r>
      <w:r w:rsidRPr="00A042C2">
        <w:rPr>
          <w:rFonts w:ascii="Times New Roman" w:hAnsi="Times New Roman"/>
          <w:sz w:val="24"/>
          <w:szCs w:val="24"/>
        </w:rPr>
        <w:t xml:space="preserve">gành </w:t>
      </w:r>
      <w:r w:rsidR="00EA1769" w:rsidRPr="00A042C2">
        <w:rPr>
          <w:rFonts w:ascii="Times New Roman" w:hAnsi="Times New Roman"/>
          <w:sz w:val="24"/>
          <w:szCs w:val="24"/>
        </w:rPr>
        <w:t>Quản trị khách sạn, Dịch vụ d</w:t>
      </w:r>
      <w:r w:rsidRPr="00A042C2">
        <w:rPr>
          <w:rFonts w:ascii="Times New Roman" w:hAnsi="Times New Roman"/>
          <w:sz w:val="24"/>
          <w:szCs w:val="24"/>
        </w:rPr>
        <w:t>u lịch</w:t>
      </w:r>
      <w:r w:rsidR="00EA1769" w:rsidRPr="00A042C2">
        <w:rPr>
          <w:rFonts w:ascii="Times New Roman" w:hAnsi="Times New Roman"/>
          <w:sz w:val="24"/>
          <w:szCs w:val="24"/>
        </w:rPr>
        <w:t xml:space="preserve"> và l</w:t>
      </w:r>
      <w:r w:rsidR="004C2BE3" w:rsidRPr="00A042C2">
        <w:rPr>
          <w:rFonts w:ascii="Times New Roman" w:hAnsi="Times New Roman"/>
          <w:sz w:val="24"/>
          <w:szCs w:val="24"/>
        </w:rPr>
        <w:t>ữ hành</w:t>
      </w:r>
      <w:r w:rsidRPr="00A042C2">
        <w:rPr>
          <w:rFonts w:ascii="Times New Roman" w:hAnsi="Times New Roman"/>
          <w:sz w:val="24"/>
          <w:szCs w:val="24"/>
        </w:rPr>
        <w:t xml:space="preserve">. </w:t>
      </w:r>
      <w:r w:rsidR="00C54A93" w:rsidRPr="00A042C2">
        <w:rPr>
          <w:rFonts w:ascii="Times New Roman" w:hAnsi="Times New Roman"/>
          <w:sz w:val="24"/>
          <w:szCs w:val="24"/>
        </w:rPr>
        <w:t>Các vấn đề cơ bản trong quản trị tài chính đóng vai trò quan trọng trong việc xây dựng và duy trì sự phát triển bền vững của các doanh nghiệp trong ngành này</w:t>
      </w:r>
      <w:r w:rsidR="008E374E" w:rsidRPr="00A042C2">
        <w:rPr>
          <w:rFonts w:ascii="Times New Roman" w:hAnsi="Times New Roman"/>
          <w:sz w:val="24"/>
          <w:szCs w:val="24"/>
        </w:rPr>
        <w:t xml:space="preserve">. </w:t>
      </w:r>
      <w:r w:rsidR="005C0A2D" w:rsidRPr="00A042C2">
        <w:rPr>
          <w:rFonts w:ascii="Times New Roman" w:hAnsi="Times New Roman"/>
          <w:sz w:val="24"/>
          <w:szCs w:val="24"/>
        </w:rPr>
        <w:t xml:space="preserve">Các vấn đề cơ bản </w:t>
      </w:r>
      <w:r w:rsidR="008E374E" w:rsidRPr="00A042C2">
        <w:rPr>
          <w:rFonts w:ascii="Times New Roman" w:hAnsi="Times New Roman"/>
          <w:sz w:val="24"/>
          <w:szCs w:val="24"/>
        </w:rPr>
        <w:t xml:space="preserve">của học phần </w:t>
      </w:r>
      <w:r w:rsidR="005C0A2D" w:rsidRPr="00A042C2">
        <w:rPr>
          <w:rFonts w:ascii="Times New Roman" w:hAnsi="Times New Roman"/>
          <w:sz w:val="24"/>
          <w:szCs w:val="24"/>
        </w:rPr>
        <w:t>bao gồm</w:t>
      </w:r>
      <w:r w:rsidR="007526D6" w:rsidRPr="00A042C2">
        <w:rPr>
          <w:rFonts w:ascii="Times New Roman" w:hAnsi="Times New Roman"/>
          <w:sz w:val="24"/>
          <w:szCs w:val="24"/>
        </w:rPr>
        <w:t>: các hình thức tổ chức kinh doanh, báo cáo tài chính, c</w:t>
      </w:r>
      <w:r w:rsidRPr="00A042C2">
        <w:rPr>
          <w:rFonts w:ascii="Times New Roman" w:hAnsi="Times New Roman"/>
          <w:sz w:val="24"/>
          <w:szCs w:val="24"/>
        </w:rPr>
        <w:t xml:space="preserve">ác nguồn </w:t>
      </w:r>
      <w:r w:rsidR="007526D6" w:rsidRPr="00A042C2">
        <w:rPr>
          <w:rFonts w:ascii="Times New Roman" w:hAnsi="Times New Roman"/>
          <w:sz w:val="24"/>
          <w:szCs w:val="24"/>
        </w:rPr>
        <w:t xml:space="preserve">huy động </w:t>
      </w:r>
      <w:r w:rsidRPr="00A042C2">
        <w:rPr>
          <w:rFonts w:ascii="Times New Roman" w:hAnsi="Times New Roman"/>
          <w:sz w:val="24"/>
          <w:szCs w:val="24"/>
        </w:rPr>
        <w:t>vốn</w:t>
      </w:r>
      <w:r w:rsidR="007526D6" w:rsidRPr="00A042C2">
        <w:rPr>
          <w:rFonts w:ascii="Times New Roman" w:hAnsi="Times New Roman"/>
          <w:sz w:val="24"/>
          <w:szCs w:val="24"/>
        </w:rPr>
        <w:t xml:space="preserve"> và xác định chi phí vốn</w:t>
      </w:r>
      <w:r w:rsidRPr="00A042C2">
        <w:rPr>
          <w:rFonts w:ascii="Times New Roman" w:hAnsi="Times New Roman"/>
          <w:sz w:val="24"/>
          <w:szCs w:val="24"/>
        </w:rPr>
        <w:t xml:space="preserve"> của doanh nghiệp, </w:t>
      </w:r>
      <w:r w:rsidR="00596916" w:rsidRPr="00A042C2">
        <w:rPr>
          <w:rFonts w:ascii="Times New Roman" w:hAnsi="Times New Roman"/>
          <w:sz w:val="24"/>
          <w:szCs w:val="24"/>
        </w:rPr>
        <w:t>phương thức lựa chọn các dự án đầu tư dài hạn cũng như hoạt động quản trị dòng tiền hang ngày thông qua quản lý các tài sản và nguồn vốn ngắn hạn.</w:t>
      </w:r>
      <w:r w:rsidR="00B07C5A" w:rsidRPr="00A042C2">
        <w:rPr>
          <w:rFonts w:ascii="Times New Roman" w:hAnsi="Times New Roman"/>
          <w:sz w:val="24"/>
          <w:szCs w:val="24"/>
        </w:rPr>
        <w:t xml:space="preserve"> </w:t>
      </w:r>
      <w:r w:rsidR="0094051A" w:rsidRPr="00A042C2">
        <w:rPr>
          <w:rFonts w:ascii="Times New Roman" w:hAnsi="Times New Roman"/>
          <w:sz w:val="24"/>
          <w:szCs w:val="24"/>
        </w:rPr>
        <w:t>Ngoài ra, nội dung của học phần cũng liên quan chặt chẽ đến các đặc điểm cụ thể trong ngành Quản trị khách sạn, Dịch vụ du lịch và lữ hành như:</w:t>
      </w:r>
      <w:r w:rsidR="00A30C7D" w:rsidRPr="00A042C2">
        <w:rPr>
          <w:rFonts w:ascii="Times New Roman" w:hAnsi="Times New Roman"/>
          <w:sz w:val="24"/>
          <w:szCs w:val="24"/>
        </w:rPr>
        <w:t xml:space="preserve"> </w:t>
      </w:r>
      <w:r w:rsidR="0094051A" w:rsidRPr="00A042C2">
        <w:rPr>
          <w:rFonts w:ascii="Times New Roman" w:hAnsi="Times New Roman"/>
          <w:sz w:val="24"/>
          <w:szCs w:val="24"/>
        </w:rPr>
        <w:t>Quản trị nội bộ khách sạ</w:t>
      </w:r>
      <w:r w:rsidR="00A30C7D" w:rsidRPr="00A042C2">
        <w:rPr>
          <w:rFonts w:ascii="Times New Roman" w:hAnsi="Times New Roman"/>
          <w:sz w:val="24"/>
          <w:szCs w:val="24"/>
        </w:rPr>
        <w:t xml:space="preserve">n, </w:t>
      </w:r>
      <w:r w:rsidR="0094051A" w:rsidRPr="00A042C2">
        <w:rPr>
          <w:rFonts w:ascii="Times New Roman" w:hAnsi="Times New Roman"/>
          <w:sz w:val="24"/>
          <w:szCs w:val="24"/>
        </w:rPr>
        <w:t>quản lý tiền mặt, thanh toán và thu nợ</w:t>
      </w:r>
      <w:r w:rsidR="00A664D6" w:rsidRPr="00A042C2">
        <w:rPr>
          <w:rFonts w:ascii="Times New Roman" w:hAnsi="Times New Roman"/>
          <w:sz w:val="24"/>
          <w:szCs w:val="24"/>
        </w:rPr>
        <w:t xml:space="preserve">, </w:t>
      </w:r>
      <w:r w:rsidR="0094051A" w:rsidRPr="00A042C2">
        <w:rPr>
          <w:rFonts w:ascii="Times New Roman" w:hAnsi="Times New Roman"/>
          <w:sz w:val="24"/>
          <w:szCs w:val="24"/>
        </w:rPr>
        <w:t>Quản lý sản phẩm và dịch vụ đặc trưng</w:t>
      </w:r>
      <w:r w:rsidR="00A664D6" w:rsidRPr="00A042C2">
        <w:rPr>
          <w:rFonts w:ascii="Times New Roman" w:hAnsi="Times New Roman"/>
          <w:sz w:val="24"/>
          <w:szCs w:val="24"/>
        </w:rPr>
        <w:t xml:space="preserve">. </w:t>
      </w:r>
      <w:r w:rsidR="0094051A" w:rsidRPr="00A042C2">
        <w:rPr>
          <w:rFonts w:ascii="Times New Roman" w:hAnsi="Times New Roman"/>
          <w:sz w:val="24"/>
          <w:szCs w:val="24"/>
        </w:rPr>
        <w:t>Học phần này giúp sinh viên hiểu rõ sâu hơn về tầm quan trọng của quản trị tài chính trong việc định hình và phát triển các doanh nghiệp trong ngàn</w:t>
      </w:r>
      <w:r w:rsidR="00A664D6" w:rsidRPr="00A042C2">
        <w:rPr>
          <w:rFonts w:ascii="Times New Roman" w:hAnsi="Times New Roman"/>
          <w:sz w:val="24"/>
          <w:szCs w:val="24"/>
        </w:rPr>
        <w:t>h</w:t>
      </w:r>
      <w:r w:rsidR="0094051A" w:rsidRPr="00A042C2">
        <w:rPr>
          <w:rFonts w:ascii="Times New Roman" w:hAnsi="Times New Roman"/>
          <w:sz w:val="24"/>
          <w:szCs w:val="24"/>
        </w:rPr>
        <w:t>, từ đó nâng cao khả năng quản lý và ra quyết định hiệu quả</w:t>
      </w:r>
      <w:r w:rsidR="00A664D6" w:rsidRPr="00A042C2">
        <w:rPr>
          <w:rFonts w:ascii="Times New Roman" w:hAnsi="Times New Roman"/>
          <w:sz w:val="24"/>
          <w:szCs w:val="24"/>
        </w:rPr>
        <w:t>.</w:t>
      </w:r>
    </w:p>
    <w:p w14:paraId="520150A4" w14:textId="580FABE3" w:rsidR="0060366A" w:rsidRPr="00A042C2" w:rsidRDefault="0060366A"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Nội dung chính</w:t>
      </w:r>
      <w:r w:rsidR="00DA590A" w:rsidRPr="00A042C2">
        <w:rPr>
          <w:rFonts w:ascii="Times New Roman" w:hAnsi="Times New Roman"/>
          <w:b/>
          <w:bCs/>
          <w:sz w:val="24"/>
          <w:szCs w:val="24"/>
        </w:rPr>
        <w:t>:</w:t>
      </w:r>
    </w:p>
    <w:p w14:paraId="1A116B2E" w14:textId="77777777" w:rsidR="00CC33DA" w:rsidRPr="00A042C2" w:rsidRDefault="00CC33DA" w:rsidP="00A042C2">
      <w:pPr>
        <w:spacing w:after="0" w:line="300" w:lineRule="auto"/>
        <w:ind w:firstLine="630"/>
        <w:jc w:val="both"/>
        <w:rPr>
          <w:rFonts w:ascii="Times New Roman" w:hAnsi="Times New Roman"/>
          <w:sz w:val="24"/>
          <w:szCs w:val="24"/>
        </w:rPr>
      </w:pPr>
      <w:r w:rsidRPr="00A042C2">
        <w:rPr>
          <w:rFonts w:ascii="Times New Roman" w:hAnsi="Times New Roman"/>
          <w:sz w:val="24"/>
          <w:szCs w:val="24"/>
        </w:rPr>
        <w:t>Học phần nhằm trang bị cho sinh viên những kiến thức cơ bản về tài chính doanh nghiệp trong ngành du lịch và khách sạn như: quản lý khách sạn, báo cáo tài chính của doanh nghiệp, phân tích báo cáo tài chính doanh nghiệp, quản lý tiền mặt, quản lý chi phí, quản trị nội bộ, quản lý giá dịch vụ và sản phẩm, quản lý các quyết định đầu tư. Cụ thể như sau:</w:t>
      </w:r>
    </w:p>
    <w:p w14:paraId="29499456" w14:textId="77777777" w:rsidR="00CC33DA" w:rsidRPr="00A042C2" w:rsidRDefault="00CC33DA" w:rsidP="00A042C2">
      <w:pPr>
        <w:spacing w:after="0" w:line="300" w:lineRule="auto"/>
        <w:ind w:left="90" w:firstLine="540"/>
        <w:rPr>
          <w:rFonts w:ascii="Times New Roman" w:hAnsi="Times New Roman"/>
          <w:b/>
          <w:bCs/>
          <w:i/>
          <w:iCs/>
          <w:sz w:val="24"/>
          <w:szCs w:val="24"/>
        </w:rPr>
      </w:pPr>
      <w:r w:rsidRPr="00A042C2">
        <w:rPr>
          <w:rFonts w:ascii="Times New Roman" w:hAnsi="Times New Roman"/>
          <w:b/>
          <w:bCs/>
          <w:i/>
          <w:iCs/>
          <w:sz w:val="24"/>
          <w:szCs w:val="24"/>
        </w:rPr>
        <w:t>Mục tiêu lý thuyết:</w:t>
      </w:r>
    </w:p>
    <w:p w14:paraId="06CC6BCE" w14:textId="77777777" w:rsidR="00CC33DA" w:rsidRPr="00A042C2" w:rsidRDefault="00CC33DA" w:rsidP="00A042C2">
      <w:pPr>
        <w:pStyle w:val="ListParagraph"/>
        <w:numPr>
          <w:ilvl w:val="0"/>
          <w:numId w:val="29"/>
        </w:numPr>
        <w:spacing w:after="0" w:line="300" w:lineRule="auto"/>
        <w:contextualSpacing w:val="0"/>
        <w:jc w:val="both"/>
        <w:rPr>
          <w:rFonts w:ascii="Times New Roman" w:hAnsi="Times New Roman"/>
          <w:sz w:val="24"/>
          <w:szCs w:val="24"/>
        </w:rPr>
      </w:pPr>
      <w:r w:rsidRPr="00A042C2">
        <w:rPr>
          <w:rFonts w:ascii="Times New Roman" w:hAnsi="Times New Roman"/>
          <w:sz w:val="24"/>
          <w:szCs w:val="24"/>
        </w:rPr>
        <w:t>Nắm được các khái niệm cơ bản về tài chính doanh nghiệp, so sánh được sự khác nhau của các loại hình doanh nghiệp trên khía cạnh quản trị tài chính, phân tích được các vấn đề cơ bản của quản trị tài chính doanh nghiệp, đặc biệt các vấn đề liên quan đến ngành du lịch khách sạn.</w:t>
      </w:r>
    </w:p>
    <w:p w14:paraId="6B507907" w14:textId="77777777" w:rsidR="00CC33DA" w:rsidRPr="00A042C2" w:rsidRDefault="00CC33DA" w:rsidP="00A042C2">
      <w:pPr>
        <w:pStyle w:val="ListParagraph"/>
        <w:numPr>
          <w:ilvl w:val="0"/>
          <w:numId w:val="29"/>
        </w:numPr>
        <w:spacing w:after="0" w:line="300" w:lineRule="auto"/>
        <w:contextualSpacing w:val="0"/>
        <w:jc w:val="both"/>
        <w:rPr>
          <w:rFonts w:ascii="Times New Roman" w:hAnsi="Times New Roman"/>
          <w:sz w:val="24"/>
          <w:szCs w:val="24"/>
        </w:rPr>
      </w:pPr>
      <w:r w:rsidRPr="00A042C2">
        <w:rPr>
          <w:rFonts w:ascii="Times New Roman" w:hAnsi="Times New Roman"/>
          <w:sz w:val="24"/>
          <w:szCs w:val="24"/>
        </w:rPr>
        <w:t>Nắm được các nguyên tắc quản trị tài chính doanh nghiệp và hiểu được mục tiêu quản trị tài chính doanh nghiệp</w:t>
      </w:r>
    </w:p>
    <w:p w14:paraId="093FEE6B" w14:textId="77777777" w:rsidR="00CC33DA" w:rsidRPr="00A042C2" w:rsidRDefault="00CC33DA" w:rsidP="00A042C2">
      <w:pPr>
        <w:numPr>
          <w:ilvl w:val="0"/>
          <w:numId w:val="29"/>
        </w:numPr>
        <w:spacing w:after="0" w:line="300" w:lineRule="auto"/>
        <w:jc w:val="both"/>
        <w:rPr>
          <w:rFonts w:ascii="Times New Roman" w:hAnsi="Times New Roman"/>
          <w:color w:val="000000"/>
          <w:sz w:val="24"/>
          <w:szCs w:val="24"/>
        </w:rPr>
      </w:pPr>
      <w:r w:rsidRPr="00A042C2">
        <w:rPr>
          <w:rFonts w:ascii="Times New Roman" w:hAnsi="Times New Roman"/>
          <w:sz w:val="24"/>
          <w:szCs w:val="24"/>
        </w:rPr>
        <w:t>Hiểu rõ các khái niệm và đặc điểm về quản trị doanh thu, chi phí, lợi nhuận của doanh nghiệp, đặc biệt các doanh nghiệp trong ngành quản trị du lịch khách sạn.</w:t>
      </w:r>
    </w:p>
    <w:p w14:paraId="74AA2F7F" w14:textId="77777777" w:rsidR="00CC33DA" w:rsidRPr="00A042C2" w:rsidRDefault="00CC33DA" w:rsidP="00A042C2">
      <w:pPr>
        <w:numPr>
          <w:ilvl w:val="0"/>
          <w:numId w:val="29"/>
        </w:numPr>
        <w:spacing w:after="0" w:line="300" w:lineRule="auto"/>
        <w:jc w:val="both"/>
        <w:rPr>
          <w:rFonts w:ascii="Times New Roman" w:hAnsi="Times New Roman"/>
          <w:color w:val="000000"/>
          <w:sz w:val="24"/>
          <w:szCs w:val="24"/>
        </w:rPr>
      </w:pPr>
      <w:r w:rsidRPr="00A042C2">
        <w:rPr>
          <w:rFonts w:ascii="Times New Roman" w:hAnsi="Times New Roman"/>
          <w:color w:val="000000"/>
          <w:sz w:val="24"/>
          <w:szCs w:val="24"/>
        </w:rPr>
        <w:t>Nắm được đặc điểm, phương pháp tính, và tác động của một số loại thuế (thuế Giá trị gia tăng, thuế Tiêu thụ đặc biệt, thuế Thu nhập Doanh nghiệp) đến doanh nghiệp</w:t>
      </w:r>
    </w:p>
    <w:p w14:paraId="3FED16EB" w14:textId="77777777" w:rsidR="00CC33DA" w:rsidRPr="00A042C2" w:rsidRDefault="00CC33DA" w:rsidP="00A042C2">
      <w:pPr>
        <w:pStyle w:val="ListParagraph"/>
        <w:numPr>
          <w:ilvl w:val="0"/>
          <w:numId w:val="29"/>
        </w:numPr>
        <w:spacing w:after="0" w:line="300" w:lineRule="auto"/>
        <w:contextualSpacing w:val="0"/>
        <w:jc w:val="both"/>
        <w:rPr>
          <w:rFonts w:ascii="Times New Roman" w:hAnsi="Times New Roman"/>
          <w:sz w:val="24"/>
          <w:szCs w:val="24"/>
        </w:rPr>
      </w:pPr>
      <w:r w:rsidRPr="00A042C2">
        <w:rPr>
          <w:rFonts w:ascii="Times New Roman" w:hAnsi="Times New Roman"/>
          <w:sz w:val="24"/>
          <w:szCs w:val="24"/>
        </w:rPr>
        <w:t>Hiểu rõ khái niệm, cấu thành, và đặc điểm của các báo cáo tài chính, nắm được ý nghĩa của các chỉ tiêu trên các báo cáo tài chính, đặc biệt đọc và hiểu được các báo cáo tài chính của doanh nghiệp liên quan đến ngành quản trị du lịch khách sạn.</w:t>
      </w:r>
    </w:p>
    <w:p w14:paraId="059511E9" w14:textId="77777777" w:rsidR="00CC33DA" w:rsidRPr="00A042C2" w:rsidRDefault="00CC33DA" w:rsidP="00A042C2">
      <w:pPr>
        <w:numPr>
          <w:ilvl w:val="0"/>
          <w:numId w:val="29"/>
        </w:numPr>
        <w:spacing w:after="0" w:line="300" w:lineRule="auto"/>
        <w:jc w:val="both"/>
        <w:rPr>
          <w:rFonts w:ascii="Times New Roman" w:hAnsi="Times New Roman"/>
          <w:sz w:val="24"/>
          <w:szCs w:val="24"/>
        </w:rPr>
      </w:pPr>
      <w:r w:rsidRPr="00A042C2">
        <w:rPr>
          <w:rFonts w:ascii="Times New Roman" w:hAnsi="Times New Roman"/>
          <w:sz w:val="24"/>
          <w:szCs w:val="24"/>
        </w:rPr>
        <w:lastRenderedPageBreak/>
        <w:t>Hiểu được mục đích và các phương pháp phân tích tài chính của doanh nghiệp thông qua các báo cáo tài chính và những thông tin liên quan</w:t>
      </w:r>
    </w:p>
    <w:p w14:paraId="42DCD7A2" w14:textId="77777777" w:rsidR="00CC33DA" w:rsidRPr="00A042C2" w:rsidRDefault="00CC33DA" w:rsidP="00A042C2">
      <w:pPr>
        <w:numPr>
          <w:ilvl w:val="0"/>
          <w:numId w:val="29"/>
        </w:numPr>
        <w:spacing w:after="0" w:line="300" w:lineRule="auto"/>
        <w:jc w:val="both"/>
        <w:rPr>
          <w:rFonts w:ascii="Times New Roman" w:hAnsi="Times New Roman"/>
          <w:sz w:val="24"/>
          <w:szCs w:val="24"/>
        </w:rPr>
      </w:pPr>
      <w:r w:rsidRPr="00A042C2">
        <w:rPr>
          <w:rFonts w:ascii="Times New Roman" w:hAnsi="Times New Roman"/>
          <w:sz w:val="24"/>
          <w:szCs w:val="24"/>
        </w:rPr>
        <w:t>Nắm được đặc điểm các phương thức huy động vốn của doanh nghiệp, quá trình lựa chọn nguồn tài trợ</w:t>
      </w:r>
    </w:p>
    <w:p w14:paraId="2D494056" w14:textId="77777777" w:rsidR="00CC33DA" w:rsidRPr="00A042C2" w:rsidRDefault="00CC33DA" w:rsidP="00A042C2">
      <w:pPr>
        <w:numPr>
          <w:ilvl w:val="0"/>
          <w:numId w:val="29"/>
        </w:numPr>
        <w:spacing w:after="0" w:line="300" w:lineRule="auto"/>
        <w:jc w:val="both"/>
        <w:rPr>
          <w:rFonts w:ascii="Times New Roman" w:hAnsi="Times New Roman"/>
          <w:sz w:val="24"/>
          <w:szCs w:val="24"/>
        </w:rPr>
      </w:pPr>
      <w:r w:rsidRPr="00A042C2">
        <w:rPr>
          <w:rFonts w:ascii="Times New Roman" w:hAnsi="Times New Roman"/>
          <w:sz w:val="24"/>
          <w:szCs w:val="24"/>
        </w:rPr>
        <w:t>Hiểu được cách đánh giá hiệu quả khi thực hiện một dự án thông qua thẩm định tài chính dự án bằng các chỉ tiêu khác nhau, qua đó đưa ra các quyết định đầu tư, mở rộng hay mua sắm thiết bị cho khách sạn.</w:t>
      </w:r>
    </w:p>
    <w:p w14:paraId="6E35FEF4" w14:textId="77777777" w:rsidR="00CC33DA" w:rsidRPr="00A042C2" w:rsidRDefault="00CC33DA" w:rsidP="00A042C2">
      <w:pPr>
        <w:numPr>
          <w:ilvl w:val="0"/>
          <w:numId w:val="29"/>
        </w:numPr>
        <w:spacing w:after="0" w:line="300" w:lineRule="auto"/>
        <w:jc w:val="both"/>
        <w:rPr>
          <w:rFonts w:ascii="Times New Roman" w:hAnsi="Times New Roman"/>
          <w:sz w:val="24"/>
          <w:szCs w:val="24"/>
        </w:rPr>
      </w:pPr>
      <w:r w:rsidRPr="00A042C2">
        <w:rPr>
          <w:rFonts w:ascii="Times New Roman" w:hAnsi="Times New Roman"/>
          <w:sz w:val="24"/>
          <w:szCs w:val="24"/>
        </w:rPr>
        <w:t>Nắm được ý nghĩ và mô hình quản lý tiền mặt trong khách sạn.</w:t>
      </w:r>
    </w:p>
    <w:p w14:paraId="2882BD12" w14:textId="77777777" w:rsidR="00CC33DA" w:rsidRPr="00A042C2" w:rsidRDefault="00CC33DA" w:rsidP="00A042C2">
      <w:pPr>
        <w:pStyle w:val="StyleTimesNewRoman12ptJustifiedFirstline05Before"/>
        <w:numPr>
          <w:ilvl w:val="0"/>
          <w:numId w:val="29"/>
        </w:numPr>
        <w:spacing w:before="0" w:line="300" w:lineRule="auto"/>
      </w:pPr>
      <w:r w:rsidRPr="00A042C2">
        <w:t>Đưa ra các quyết định quản lý tài sản ngắn hạn của doanh nghiệp như các phải khoản phải thu, quản lý hàng tồn kho.</w:t>
      </w:r>
    </w:p>
    <w:p w14:paraId="3A9C1AB4" w14:textId="77777777" w:rsidR="00CC33DA" w:rsidRPr="00A042C2" w:rsidRDefault="00CC33DA" w:rsidP="00A042C2">
      <w:pPr>
        <w:spacing w:after="0" w:line="300" w:lineRule="auto"/>
        <w:ind w:firstLine="720"/>
        <w:rPr>
          <w:rFonts w:ascii="Times New Roman" w:hAnsi="Times New Roman"/>
          <w:b/>
          <w:bCs/>
          <w:i/>
          <w:iCs/>
          <w:sz w:val="24"/>
          <w:szCs w:val="24"/>
        </w:rPr>
      </w:pPr>
      <w:r w:rsidRPr="00A042C2">
        <w:rPr>
          <w:rFonts w:ascii="Times New Roman" w:hAnsi="Times New Roman"/>
          <w:b/>
          <w:bCs/>
          <w:i/>
          <w:iCs/>
          <w:sz w:val="24"/>
          <w:szCs w:val="24"/>
        </w:rPr>
        <w:t>Mục tiêu thực hành:</w:t>
      </w:r>
    </w:p>
    <w:p w14:paraId="11B949F4" w14:textId="77777777" w:rsidR="00CC33DA" w:rsidRPr="00A042C2" w:rsidRDefault="00CC33DA" w:rsidP="00A042C2">
      <w:pPr>
        <w:pStyle w:val="ListParagraph"/>
        <w:numPr>
          <w:ilvl w:val="0"/>
          <w:numId w:val="30"/>
        </w:numPr>
        <w:spacing w:after="0" w:line="300" w:lineRule="auto"/>
        <w:contextualSpacing w:val="0"/>
        <w:jc w:val="both"/>
        <w:rPr>
          <w:rFonts w:ascii="Times New Roman" w:hAnsi="Times New Roman"/>
          <w:b/>
          <w:bCs/>
          <w:i/>
          <w:iCs/>
          <w:sz w:val="24"/>
          <w:szCs w:val="24"/>
        </w:rPr>
      </w:pPr>
      <w:r w:rsidRPr="00A042C2">
        <w:rPr>
          <w:rFonts w:ascii="Times New Roman" w:hAnsi="Times New Roman"/>
          <w:sz w:val="24"/>
          <w:szCs w:val="24"/>
        </w:rPr>
        <w:t>Biết vận dụng các kiến thức và kỹ năng trong thực hành phân tích tình hình tài chính doanh nghiệp trong hoạt động du lịch và quản lý khách sạn thông qua các báo cáo tài chính và các thông tin liên quan</w:t>
      </w:r>
    </w:p>
    <w:p w14:paraId="0C56D1F6" w14:textId="77777777" w:rsidR="00CC33DA" w:rsidRPr="00A042C2" w:rsidRDefault="00CC33DA" w:rsidP="00A042C2">
      <w:pPr>
        <w:pStyle w:val="ListParagraph"/>
        <w:numPr>
          <w:ilvl w:val="0"/>
          <w:numId w:val="30"/>
        </w:numPr>
        <w:spacing w:after="0" w:line="300" w:lineRule="auto"/>
        <w:contextualSpacing w:val="0"/>
        <w:jc w:val="both"/>
        <w:rPr>
          <w:rFonts w:ascii="Times New Roman" w:hAnsi="Times New Roman"/>
          <w:b/>
          <w:bCs/>
          <w:i/>
          <w:iCs/>
          <w:sz w:val="24"/>
          <w:szCs w:val="24"/>
        </w:rPr>
      </w:pPr>
      <w:r w:rsidRPr="00A042C2">
        <w:rPr>
          <w:rFonts w:ascii="Times New Roman" w:hAnsi="Times New Roman"/>
          <w:sz w:val="24"/>
          <w:szCs w:val="24"/>
        </w:rPr>
        <w:t>Biết phân tích việc lựa chọn nguồn vốn, xác định chi phi vốn, đánh giá hiệu quả tài chính dự án, và các chính sách quản lý tài sản của doanh nghiệp kinh doanh trong lĩnh vực du lịch, khách sạn.</w:t>
      </w:r>
    </w:p>
    <w:p w14:paraId="79C1864E" w14:textId="77777777" w:rsidR="00CC33DA" w:rsidRPr="00A042C2" w:rsidRDefault="00CC33DA" w:rsidP="00A042C2">
      <w:pPr>
        <w:pStyle w:val="ListParagraph"/>
        <w:numPr>
          <w:ilvl w:val="0"/>
          <w:numId w:val="30"/>
        </w:numPr>
        <w:spacing w:after="0" w:line="300" w:lineRule="auto"/>
        <w:contextualSpacing w:val="0"/>
        <w:jc w:val="both"/>
        <w:rPr>
          <w:rFonts w:ascii="Times New Roman" w:hAnsi="Times New Roman"/>
          <w:b/>
          <w:bCs/>
          <w:i/>
          <w:iCs/>
          <w:sz w:val="24"/>
          <w:szCs w:val="24"/>
        </w:rPr>
      </w:pPr>
      <w:r w:rsidRPr="00A042C2">
        <w:rPr>
          <w:rFonts w:ascii="Times New Roman" w:hAnsi="Times New Roman"/>
          <w:sz w:val="24"/>
          <w:szCs w:val="24"/>
        </w:rPr>
        <w:t xml:space="preserve">Thực hành đánh giá các chiến lược quản trị tài chính doanh nghiệp trong các quyết định huy động vốn, đầu tư, và các quyết định tài chính ngắn hạn. </w:t>
      </w:r>
    </w:p>
    <w:p w14:paraId="7A17369F" w14:textId="046A5F5F" w:rsidR="003E5EFC" w:rsidRPr="00A042C2" w:rsidRDefault="003E5EFC" w:rsidP="00A042C2">
      <w:pPr>
        <w:pStyle w:val="ListParagraph"/>
        <w:spacing w:after="0" w:line="300" w:lineRule="auto"/>
        <w:jc w:val="both"/>
        <w:rPr>
          <w:rFonts w:ascii="Times New Roman" w:hAnsi="Times New Roman"/>
          <w:sz w:val="24"/>
          <w:szCs w:val="24"/>
        </w:rPr>
      </w:pPr>
    </w:p>
    <w:p w14:paraId="797F0457" w14:textId="77777777" w:rsidR="00D219B8" w:rsidRPr="00A042C2" w:rsidRDefault="00D219B8" w:rsidP="00A042C2">
      <w:pPr>
        <w:pStyle w:val="Heading1"/>
        <w:spacing w:line="300" w:lineRule="auto"/>
        <w:jc w:val="left"/>
        <w:rPr>
          <w:rFonts w:ascii="Times New Roman" w:hAnsi="Times New Roman"/>
          <w:sz w:val="24"/>
          <w:szCs w:val="24"/>
          <w:lang w:val="fr-FR"/>
        </w:rPr>
      </w:pPr>
    </w:p>
    <w:p w14:paraId="345B85F7" w14:textId="77777777" w:rsidR="00D219B8" w:rsidRPr="00A042C2" w:rsidRDefault="00D219B8" w:rsidP="00A042C2">
      <w:pPr>
        <w:widowControl w:val="0"/>
        <w:spacing w:after="0" w:line="300" w:lineRule="auto"/>
        <w:jc w:val="both"/>
        <w:rPr>
          <w:rFonts w:ascii="Times New Roman" w:hAnsi="Times New Roman"/>
          <w:i/>
          <w:sz w:val="24"/>
          <w:szCs w:val="24"/>
        </w:rPr>
      </w:pPr>
      <w:r w:rsidRPr="00A042C2">
        <w:rPr>
          <w:rFonts w:ascii="Times New Roman" w:hAnsi="Times New Roman"/>
          <w:b/>
          <w:sz w:val="24"/>
          <w:szCs w:val="24"/>
        </w:rPr>
        <w:t>4. TÀI LIỆU HỌC TẬP (Leaning Resources: Course Books, Reference Books, and Softwares)</w:t>
      </w:r>
    </w:p>
    <w:p w14:paraId="362F1458" w14:textId="77777777" w:rsidR="00D219B8" w:rsidRPr="00A042C2" w:rsidRDefault="00D219B8" w:rsidP="00A042C2">
      <w:pPr>
        <w:widowControl w:val="0"/>
        <w:spacing w:after="0" w:line="300" w:lineRule="auto"/>
        <w:jc w:val="both"/>
        <w:rPr>
          <w:rFonts w:ascii="Times New Roman" w:hAnsi="Times New Roman"/>
          <w:b/>
          <w:i/>
          <w:iCs/>
          <w:sz w:val="24"/>
          <w:szCs w:val="24"/>
        </w:rPr>
      </w:pPr>
      <w:r w:rsidRPr="00A042C2">
        <w:rPr>
          <w:rFonts w:ascii="Times New Roman" w:hAnsi="Times New Roman"/>
          <w:b/>
          <w:sz w:val="24"/>
          <w:szCs w:val="24"/>
        </w:rPr>
        <w:t>4.1 Giáo trình</w:t>
      </w:r>
    </w:p>
    <w:p w14:paraId="472C55FA" w14:textId="2D0D38C1" w:rsidR="00D219B8" w:rsidRPr="00A042C2" w:rsidRDefault="00D219B8" w:rsidP="00A042C2">
      <w:pPr>
        <w:widowControl w:val="0"/>
        <w:spacing w:after="0" w:line="300" w:lineRule="auto"/>
        <w:jc w:val="both"/>
        <w:rPr>
          <w:rFonts w:ascii="Times New Roman" w:hAnsi="Times New Roman"/>
          <w:bCs/>
          <w:sz w:val="24"/>
          <w:szCs w:val="24"/>
        </w:rPr>
      </w:pPr>
      <w:bookmarkStart w:id="7" w:name="_GoBack"/>
      <w:r w:rsidRPr="00A042C2">
        <w:rPr>
          <w:rFonts w:ascii="Times New Roman" w:hAnsi="Times New Roman"/>
          <w:bCs/>
          <w:sz w:val="24"/>
          <w:szCs w:val="24"/>
        </w:rPr>
        <w:t xml:space="preserve">[1] </w:t>
      </w:r>
      <w:r w:rsidRPr="00A042C2">
        <w:rPr>
          <w:rFonts w:ascii="Times New Roman" w:hAnsi="Times New Roman"/>
          <w:sz w:val="24"/>
          <w:szCs w:val="24"/>
        </w:rPr>
        <w:t>Tài chính doanh nghiệp, Chủ biên: PGS.TS Vũ Duy Hào &amp; ThS Trần Minh Tuấn (NXB Đại học Kinh tế Quốc dân</w:t>
      </w:r>
      <w:r w:rsidR="00D05566" w:rsidRPr="00A042C2">
        <w:rPr>
          <w:rFonts w:ascii="Times New Roman" w:hAnsi="Times New Roman"/>
          <w:sz w:val="24"/>
          <w:szCs w:val="24"/>
        </w:rPr>
        <w:t>,2016</w:t>
      </w:r>
      <w:r w:rsidRPr="00A042C2">
        <w:rPr>
          <w:rFonts w:ascii="Times New Roman" w:hAnsi="Times New Roman"/>
          <w:sz w:val="24"/>
          <w:szCs w:val="24"/>
        </w:rPr>
        <w:t>).</w:t>
      </w:r>
      <w:bookmarkEnd w:id="7"/>
    </w:p>
    <w:p w14:paraId="0AEB21C7" w14:textId="77777777" w:rsidR="00D219B8" w:rsidRPr="00A042C2" w:rsidRDefault="00D219B8" w:rsidP="00A042C2">
      <w:pPr>
        <w:widowControl w:val="0"/>
        <w:tabs>
          <w:tab w:val="left" w:pos="3631"/>
        </w:tabs>
        <w:spacing w:after="0" w:line="300" w:lineRule="auto"/>
        <w:jc w:val="both"/>
        <w:rPr>
          <w:rFonts w:ascii="Times New Roman" w:hAnsi="Times New Roman"/>
          <w:b/>
          <w:i/>
          <w:iCs/>
          <w:sz w:val="24"/>
          <w:szCs w:val="24"/>
        </w:rPr>
      </w:pPr>
      <w:r w:rsidRPr="00A042C2">
        <w:rPr>
          <w:rFonts w:ascii="Times New Roman" w:hAnsi="Times New Roman"/>
          <w:b/>
          <w:sz w:val="24"/>
          <w:szCs w:val="24"/>
        </w:rPr>
        <w:t xml:space="preserve">4.2 Tài liệu tham khảo </w:t>
      </w:r>
    </w:p>
    <w:p w14:paraId="797B8D7B" w14:textId="77777777" w:rsidR="00D219B8" w:rsidRPr="00A042C2" w:rsidRDefault="00D219B8" w:rsidP="00A042C2">
      <w:pPr>
        <w:widowControl w:val="0"/>
        <w:tabs>
          <w:tab w:val="left" w:pos="3631"/>
        </w:tabs>
        <w:spacing w:after="0" w:line="300" w:lineRule="auto"/>
        <w:jc w:val="both"/>
        <w:rPr>
          <w:rFonts w:ascii="Times New Roman" w:hAnsi="Times New Roman"/>
          <w:bCs/>
          <w:sz w:val="24"/>
          <w:szCs w:val="24"/>
        </w:rPr>
      </w:pPr>
      <w:r w:rsidRPr="00A042C2">
        <w:rPr>
          <w:rFonts w:ascii="Times New Roman" w:hAnsi="Times New Roman"/>
          <w:bCs/>
          <w:sz w:val="24"/>
          <w:szCs w:val="24"/>
        </w:rPr>
        <w:t>[2] Slide bài giảng của bộ môn</w:t>
      </w:r>
    </w:p>
    <w:p w14:paraId="13EF9EBF" w14:textId="56A24512" w:rsidR="00D219B8" w:rsidRPr="00A042C2" w:rsidRDefault="009A3FCE" w:rsidP="00A042C2">
      <w:pPr>
        <w:widowControl w:val="0"/>
        <w:tabs>
          <w:tab w:val="left" w:pos="3631"/>
        </w:tabs>
        <w:spacing w:after="0" w:line="300" w:lineRule="auto"/>
        <w:jc w:val="both"/>
        <w:rPr>
          <w:rFonts w:ascii="Times New Roman" w:hAnsi="Times New Roman"/>
          <w:bCs/>
          <w:sz w:val="24"/>
          <w:szCs w:val="24"/>
        </w:rPr>
      </w:pPr>
      <w:r w:rsidRPr="00A042C2">
        <w:rPr>
          <w:rFonts w:ascii="Times New Roman" w:hAnsi="Times New Roman"/>
          <w:bCs/>
          <w:sz w:val="24"/>
          <w:szCs w:val="24"/>
        </w:rPr>
        <w:t>[3]</w:t>
      </w:r>
      <w:commentRangeStart w:id="8"/>
      <w:commentRangeStart w:id="9"/>
      <w:commentRangeEnd w:id="8"/>
      <w:r w:rsidR="00E0347D" w:rsidRPr="00A042C2">
        <w:rPr>
          <w:rStyle w:val="CommentReference"/>
          <w:rFonts w:ascii="Times New Roman" w:hAnsi="Times New Roman"/>
          <w:sz w:val="24"/>
          <w:szCs w:val="24"/>
          <w:lang w:val="x-none" w:eastAsia="x-none"/>
        </w:rPr>
        <w:commentReference w:id="8"/>
      </w:r>
      <w:commentRangeEnd w:id="9"/>
      <w:r w:rsidR="004A7413">
        <w:rPr>
          <w:rStyle w:val="CommentReference"/>
          <w:lang w:val="x-none" w:eastAsia="x-none"/>
        </w:rPr>
        <w:commentReference w:id="9"/>
      </w:r>
      <w:r w:rsidRPr="00A042C2">
        <w:rPr>
          <w:rFonts w:ascii="Times New Roman" w:hAnsi="Times New Roman"/>
          <w:bCs/>
          <w:sz w:val="24"/>
          <w:szCs w:val="24"/>
        </w:rPr>
        <w:t xml:space="preserve"> </w:t>
      </w:r>
      <w:r w:rsidR="00B91820" w:rsidRPr="00A042C2">
        <w:rPr>
          <w:rFonts w:ascii="Times New Roman" w:hAnsi="Times New Roman"/>
          <w:bCs/>
          <w:sz w:val="24"/>
          <w:szCs w:val="24"/>
        </w:rPr>
        <w:t xml:space="preserve">Financial Management for the Hospitality Industry. William P. Andrew, James W. Damiato, Raymond S. Schmidgall, Upper Saddle River. New Jersey: Pearson Education, Inc., </w:t>
      </w:r>
      <w:commentRangeStart w:id="10"/>
      <w:r w:rsidR="00B91820" w:rsidRPr="00A042C2">
        <w:rPr>
          <w:rFonts w:ascii="Times New Roman" w:hAnsi="Times New Roman"/>
          <w:bCs/>
          <w:sz w:val="24"/>
          <w:szCs w:val="24"/>
        </w:rPr>
        <w:t>2007</w:t>
      </w:r>
      <w:commentRangeEnd w:id="10"/>
      <w:r w:rsidR="00E0347D" w:rsidRPr="00A042C2">
        <w:rPr>
          <w:rStyle w:val="CommentReference"/>
          <w:rFonts w:ascii="Times New Roman" w:hAnsi="Times New Roman"/>
          <w:sz w:val="24"/>
          <w:szCs w:val="24"/>
          <w:lang w:val="x-none" w:eastAsia="x-none"/>
        </w:rPr>
        <w:commentReference w:id="10"/>
      </w:r>
      <w:r w:rsidR="00B91820" w:rsidRPr="00A042C2">
        <w:rPr>
          <w:rFonts w:ascii="Times New Roman" w:hAnsi="Times New Roman"/>
          <w:bCs/>
          <w:sz w:val="24"/>
          <w:szCs w:val="24"/>
        </w:rPr>
        <w:t>. Hardcover, 636 pages, ISBN 0-13-117909-8</w:t>
      </w:r>
    </w:p>
    <w:p w14:paraId="450567F5" w14:textId="77777777" w:rsidR="00180CEA" w:rsidRPr="00A042C2" w:rsidRDefault="00180CEA" w:rsidP="00A042C2">
      <w:pPr>
        <w:widowControl w:val="0"/>
        <w:tabs>
          <w:tab w:val="left" w:pos="3631"/>
        </w:tabs>
        <w:spacing w:after="0" w:line="300" w:lineRule="auto"/>
        <w:jc w:val="both"/>
        <w:rPr>
          <w:rFonts w:ascii="Times New Roman" w:hAnsi="Times New Roman"/>
          <w:b/>
          <w:sz w:val="24"/>
          <w:szCs w:val="24"/>
          <w:lang w:val="pt-BR"/>
        </w:rPr>
      </w:pPr>
    </w:p>
    <w:p w14:paraId="6F7CC168" w14:textId="2613147B" w:rsidR="00D219B8" w:rsidRPr="00A042C2" w:rsidRDefault="00D219B8" w:rsidP="00A042C2">
      <w:pPr>
        <w:widowControl w:val="0"/>
        <w:tabs>
          <w:tab w:val="left" w:pos="3631"/>
        </w:tabs>
        <w:spacing w:after="0" w:line="300" w:lineRule="auto"/>
        <w:jc w:val="both"/>
        <w:rPr>
          <w:rFonts w:ascii="Times New Roman" w:hAnsi="Times New Roman"/>
          <w:b/>
          <w:sz w:val="24"/>
          <w:szCs w:val="24"/>
          <w:lang w:val="pt-BR"/>
        </w:rPr>
      </w:pPr>
      <w:r w:rsidRPr="00A042C2">
        <w:rPr>
          <w:rFonts w:ascii="Times New Roman" w:hAnsi="Times New Roman"/>
          <w:b/>
          <w:sz w:val="24"/>
          <w:szCs w:val="24"/>
          <w:lang w:val="pt-BR"/>
        </w:rPr>
        <w:t>5. MỤC TIÊU HỌC PHẦN (Course Goals)</w:t>
      </w:r>
    </w:p>
    <w:p w14:paraId="2014AC3E" w14:textId="77777777" w:rsidR="00D219B8" w:rsidRPr="00A042C2" w:rsidRDefault="00D219B8" w:rsidP="00A042C2">
      <w:pPr>
        <w:pStyle w:val="Heading1"/>
        <w:tabs>
          <w:tab w:val="left" w:pos="993"/>
        </w:tabs>
        <w:spacing w:line="300" w:lineRule="auto"/>
        <w:rPr>
          <w:rFonts w:ascii="Times New Roman" w:hAnsi="Times New Roman"/>
          <w:sz w:val="24"/>
          <w:szCs w:val="24"/>
        </w:rPr>
      </w:pPr>
      <w:bookmarkStart w:id="11" w:name="_Hlk86253922"/>
      <w:bookmarkStart w:id="12" w:name="_Hlk86298197"/>
      <w:r w:rsidRPr="00A042C2">
        <w:rPr>
          <w:rFonts w:ascii="Times New Roman" w:hAnsi="Times New Roman"/>
          <w:sz w:val="24"/>
          <w:szCs w:val="24"/>
        </w:rPr>
        <w:t xml:space="preserve">Bảng 1. </w:t>
      </w:r>
      <w:commentRangeStart w:id="13"/>
      <w:r w:rsidRPr="00A042C2">
        <w:rPr>
          <w:rFonts w:ascii="Times New Roman" w:hAnsi="Times New Roman"/>
          <w:sz w:val="24"/>
          <w:szCs w:val="24"/>
        </w:rPr>
        <w:t>Mục tiêu học phần</w:t>
      </w:r>
      <w:bookmarkEnd w:id="11"/>
      <w:commentRangeEnd w:id="13"/>
      <w:r w:rsidR="00E0347D" w:rsidRPr="00A042C2">
        <w:rPr>
          <w:rStyle w:val="CommentReference"/>
          <w:rFonts w:ascii="Times New Roman" w:eastAsia="Calibri" w:hAnsi="Times New Roman"/>
          <w:b w:val="0"/>
        </w:rPr>
        <w:commentReference w:id="1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03"/>
        <w:gridCol w:w="1697"/>
      </w:tblGrid>
      <w:tr w:rsidR="00A042C2" w:rsidRPr="00A042C2" w14:paraId="3A0F3E02" w14:textId="77777777" w:rsidTr="00A042C2">
        <w:trPr>
          <w:tblHeader/>
        </w:trPr>
        <w:tc>
          <w:tcPr>
            <w:tcW w:w="0" w:type="auto"/>
            <w:shd w:val="clear" w:color="auto" w:fill="auto"/>
            <w:vAlign w:val="center"/>
          </w:tcPr>
          <w:p w14:paraId="22985BC3" w14:textId="12485472" w:rsidR="00A042C2" w:rsidRPr="00A042C2" w:rsidRDefault="00A042C2" w:rsidP="00A042C2">
            <w:pPr>
              <w:widowControl w:val="0"/>
              <w:spacing w:after="0" w:line="300" w:lineRule="auto"/>
              <w:jc w:val="center"/>
              <w:rPr>
                <w:rFonts w:ascii="Times New Roman" w:hAnsi="Times New Roman"/>
                <w:b/>
                <w:sz w:val="24"/>
                <w:szCs w:val="24"/>
              </w:rPr>
            </w:pPr>
            <w:r>
              <w:rPr>
                <w:rFonts w:ascii="Times New Roman" w:hAnsi="Times New Roman"/>
                <w:b/>
                <w:sz w:val="24"/>
                <w:szCs w:val="24"/>
              </w:rPr>
              <w:t>Mã/Code</w:t>
            </w:r>
          </w:p>
        </w:tc>
        <w:tc>
          <w:tcPr>
            <w:tcW w:w="6203" w:type="dxa"/>
            <w:shd w:val="clear" w:color="auto" w:fill="auto"/>
            <w:vAlign w:val="center"/>
          </w:tcPr>
          <w:p w14:paraId="4A04FBFD" w14:textId="77777777" w:rsidR="00A042C2" w:rsidRPr="00A042C2" w:rsidRDefault="00A042C2" w:rsidP="00A042C2">
            <w:pPr>
              <w:widowControl w:val="0"/>
              <w:spacing w:after="0" w:line="300" w:lineRule="auto"/>
              <w:jc w:val="center"/>
              <w:rPr>
                <w:rFonts w:ascii="Times New Roman" w:hAnsi="Times New Roman"/>
                <w:b/>
                <w:sz w:val="24"/>
                <w:szCs w:val="24"/>
              </w:rPr>
            </w:pPr>
            <w:r w:rsidRPr="00A042C2">
              <w:rPr>
                <w:rFonts w:ascii="Times New Roman" w:hAnsi="Times New Roman"/>
                <w:b/>
                <w:sz w:val="24"/>
                <w:szCs w:val="24"/>
              </w:rPr>
              <w:t>Mô tả mục tiêu học phần</w:t>
            </w:r>
          </w:p>
        </w:tc>
        <w:tc>
          <w:tcPr>
            <w:tcW w:w="1697" w:type="dxa"/>
            <w:shd w:val="clear" w:color="auto" w:fill="auto"/>
            <w:vAlign w:val="center"/>
          </w:tcPr>
          <w:p w14:paraId="3C4402EF" w14:textId="77777777" w:rsidR="00A042C2" w:rsidRPr="00A042C2" w:rsidRDefault="00A042C2" w:rsidP="00A042C2">
            <w:pPr>
              <w:widowControl w:val="0"/>
              <w:spacing w:after="0" w:line="300" w:lineRule="auto"/>
              <w:jc w:val="center"/>
              <w:rPr>
                <w:rFonts w:ascii="Times New Roman" w:hAnsi="Times New Roman"/>
                <w:b/>
                <w:sz w:val="24"/>
                <w:szCs w:val="24"/>
              </w:rPr>
            </w:pPr>
            <w:r w:rsidRPr="00A042C2">
              <w:rPr>
                <w:rFonts w:ascii="Times New Roman" w:hAnsi="Times New Roman"/>
                <w:b/>
                <w:sz w:val="24"/>
                <w:szCs w:val="24"/>
              </w:rPr>
              <w:t xml:space="preserve">CĐR (PLO) của CTĐT** </w:t>
            </w:r>
          </w:p>
        </w:tc>
      </w:tr>
      <w:tr w:rsidR="00A042C2" w:rsidRPr="00A042C2" w14:paraId="26EF884F" w14:textId="77777777" w:rsidTr="00A042C2">
        <w:trPr>
          <w:trHeight w:val="530"/>
          <w:tblHeader/>
        </w:trPr>
        <w:tc>
          <w:tcPr>
            <w:tcW w:w="0" w:type="auto"/>
            <w:shd w:val="clear" w:color="auto" w:fill="auto"/>
          </w:tcPr>
          <w:p w14:paraId="75CAA525" w14:textId="77777777" w:rsidR="00A042C2" w:rsidRPr="00A042C2" w:rsidRDefault="00A042C2" w:rsidP="00A042C2">
            <w:pPr>
              <w:widowControl w:val="0"/>
              <w:spacing w:after="0" w:line="300" w:lineRule="auto"/>
              <w:jc w:val="center"/>
              <w:rPr>
                <w:rFonts w:ascii="Times New Roman" w:hAnsi="Times New Roman"/>
                <w:b/>
                <w:sz w:val="24"/>
                <w:szCs w:val="24"/>
              </w:rPr>
            </w:pPr>
            <w:r w:rsidRPr="00A042C2">
              <w:rPr>
                <w:rFonts w:ascii="Times New Roman" w:hAnsi="Times New Roman"/>
                <w:b/>
                <w:sz w:val="24"/>
                <w:szCs w:val="24"/>
              </w:rPr>
              <w:t>[1]</w:t>
            </w:r>
          </w:p>
        </w:tc>
        <w:tc>
          <w:tcPr>
            <w:tcW w:w="6203" w:type="dxa"/>
            <w:shd w:val="clear" w:color="auto" w:fill="auto"/>
          </w:tcPr>
          <w:p w14:paraId="7A2E7526" w14:textId="77777777" w:rsidR="00A042C2" w:rsidRPr="00A042C2" w:rsidRDefault="00A042C2" w:rsidP="00A042C2">
            <w:pPr>
              <w:widowControl w:val="0"/>
              <w:spacing w:after="0" w:line="300" w:lineRule="auto"/>
              <w:jc w:val="center"/>
              <w:rPr>
                <w:rFonts w:ascii="Times New Roman" w:hAnsi="Times New Roman"/>
                <w:b/>
                <w:sz w:val="24"/>
                <w:szCs w:val="24"/>
              </w:rPr>
            </w:pPr>
            <w:r w:rsidRPr="00A042C2">
              <w:rPr>
                <w:rFonts w:ascii="Times New Roman" w:hAnsi="Times New Roman"/>
                <w:b/>
                <w:sz w:val="24"/>
                <w:szCs w:val="24"/>
              </w:rPr>
              <w:t>[2]</w:t>
            </w:r>
          </w:p>
        </w:tc>
        <w:tc>
          <w:tcPr>
            <w:tcW w:w="1697" w:type="dxa"/>
            <w:shd w:val="clear" w:color="auto" w:fill="auto"/>
          </w:tcPr>
          <w:p w14:paraId="6351249E" w14:textId="77777777" w:rsidR="00A042C2" w:rsidRPr="00A042C2" w:rsidRDefault="00A042C2" w:rsidP="00A042C2">
            <w:pPr>
              <w:widowControl w:val="0"/>
              <w:spacing w:after="0" w:line="300" w:lineRule="auto"/>
              <w:jc w:val="center"/>
              <w:rPr>
                <w:rFonts w:ascii="Times New Roman" w:hAnsi="Times New Roman"/>
                <w:b/>
                <w:sz w:val="24"/>
                <w:szCs w:val="24"/>
              </w:rPr>
            </w:pPr>
            <w:r w:rsidRPr="00A042C2">
              <w:rPr>
                <w:rFonts w:ascii="Times New Roman" w:hAnsi="Times New Roman"/>
                <w:b/>
                <w:sz w:val="24"/>
                <w:szCs w:val="24"/>
              </w:rPr>
              <w:t>[3]</w:t>
            </w:r>
          </w:p>
        </w:tc>
      </w:tr>
      <w:tr w:rsidR="00A042C2" w:rsidRPr="00A042C2" w14:paraId="10ACE95D" w14:textId="77777777" w:rsidTr="00A042C2">
        <w:tc>
          <w:tcPr>
            <w:tcW w:w="0" w:type="auto"/>
            <w:shd w:val="clear" w:color="auto" w:fill="F2F2F2"/>
            <w:vAlign w:val="center"/>
          </w:tcPr>
          <w:p w14:paraId="4E4D0D99"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G1</w:t>
            </w:r>
          </w:p>
        </w:tc>
        <w:tc>
          <w:tcPr>
            <w:tcW w:w="6203" w:type="dxa"/>
            <w:shd w:val="clear" w:color="auto" w:fill="F2F2F2"/>
          </w:tcPr>
          <w:p w14:paraId="7D0F8AAF" w14:textId="4E8348AE" w:rsidR="00A042C2" w:rsidRPr="00A042C2" w:rsidRDefault="00A042C2" w:rsidP="00A042C2">
            <w:pPr>
              <w:widowControl w:val="0"/>
              <w:spacing w:after="0" w:line="300" w:lineRule="auto"/>
              <w:jc w:val="both"/>
              <w:rPr>
                <w:rFonts w:ascii="Times New Roman" w:hAnsi="Times New Roman"/>
                <w:bCs/>
                <w:sz w:val="24"/>
                <w:szCs w:val="24"/>
              </w:rPr>
            </w:pPr>
            <w:r w:rsidRPr="00A042C2">
              <w:rPr>
                <w:rFonts w:ascii="Times New Roman" w:hAnsi="Times New Roman"/>
                <w:bCs/>
                <w:sz w:val="24"/>
                <w:szCs w:val="24"/>
              </w:rPr>
              <w:t>Có kiến thức cơ bản về chính trị, xã hội, pháp luật và khoa học tự nhiên</w:t>
            </w:r>
          </w:p>
        </w:tc>
        <w:tc>
          <w:tcPr>
            <w:tcW w:w="1697" w:type="dxa"/>
            <w:shd w:val="clear" w:color="auto" w:fill="auto"/>
            <w:vAlign w:val="center"/>
          </w:tcPr>
          <w:p w14:paraId="58484F30"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PLO 1.3, 1.4, 2.1,2.2, 3.1</w:t>
            </w:r>
          </w:p>
        </w:tc>
      </w:tr>
      <w:tr w:rsidR="00A042C2" w:rsidRPr="00A042C2" w14:paraId="678042AC" w14:textId="77777777" w:rsidTr="00A042C2">
        <w:tc>
          <w:tcPr>
            <w:tcW w:w="0" w:type="auto"/>
            <w:shd w:val="clear" w:color="auto" w:fill="F2F2F2"/>
            <w:vAlign w:val="center"/>
          </w:tcPr>
          <w:p w14:paraId="54814650"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G2</w:t>
            </w:r>
          </w:p>
        </w:tc>
        <w:tc>
          <w:tcPr>
            <w:tcW w:w="6203" w:type="dxa"/>
            <w:shd w:val="clear" w:color="auto" w:fill="F2F2F2"/>
          </w:tcPr>
          <w:p w14:paraId="7E73475F" w14:textId="07DD8872" w:rsidR="00A042C2" w:rsidRPr="00A042C2" w:rsidRDefault="00A042C2"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Có kiến thức nền tảng về kinh tế, quản trị kinh doanh, công nghệ, pháp luật; có kiến thức chuyên sau về ngành du lịch, hệ </w:t>
            </w:r>
            <w:r w:rsidRPr="00A042C2">
              <w:rPr>
                <w:rFonts w:ascii="Times New Roman" w:hAnsi="Times New Roman"/>
                <w:sz w:val="24"/>
                <w:szCs w:val="24"/>
              </w:rPr>
              <w:lastRenderedPageBreak/>
              <w:t>thống kinh tế và kinh doanh du lịch cũng như kiến thức về một số nguyên lý căn bản về khoa học xã hội và nhân văn, phát triển bền vững.</w:t>
            </w:r>
          </w:p>
        </w:tc>
        <w:tc>
          <w:tcPr>
            <w:tcW w:w="1697" w:type="dxa"/>
            <w:shd w:val="clear" w:color="auto" w:fill="auto"/>
            <w:vAlign w:val="center"/>
          </w:tcPr>
          <w:p w14:paraId="2785FF53"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lastRenderedPageBreak/>
              <w:t>PLO 1.3,1.4, 2.1</w:t>
            </w:r>
          </w:p>
        </w:tc>
      </w:tr>
      <w:tr w:rsidR="00A042C2" w:rsidRPr="00A042C2" w14:paraId="43096156" w14:textId="77777777" w:rsidTr="00A042C2">
        <w:tc>
          <w:tcPr>
            <w:tcW w:w="0" w:type="auto"/>
            <w:shd w:val="clear" w:color="auto" w:fill="F2F2F2"/>
            <w:vAlign w:val="center"/>
          </w:tcPr>
          <w:p w14:paraId="3E8AAD5B"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lastRenderedPageBreak/>
              <w:t>G3</w:t>
            </w:r>
          </w:p>
        </w:tc>
        <w:tc>
          <w:tcPr>
            <w:tcW w:w="6203" w:type="dxa"/>
            <w:shd w:val="clear" w:color="auto" w:fill="F2F2F2"/>
          </w:tcPr>
          <w:p w14:paraId="692952F9" w14:textId="2006D357" w:rsidR="00A042C2" w:rsidRPr="00A042C2" w:rsidRDefault="00A042C2" w:rsidP="00A042C2">
            <w:pPr>
              <w:spacing w:after="0" w:line="300" w:lineRule="auto"/>
              <w:jc w:val="both"/>
              <w:rPr>
                <w:rFonts w:ascii="Times New Roman" w:hAnsi="Times New Roman"/>
                <w:sz w:val="24"/>
                <w:szCs w:val="24"/>
              </w:rPr>
            </w:pPr>
            <w:r w:rsidRPr="00A042C2">
              <w:rPr>
                <w:rFonts w:ascii="Times New Roman" w:hAnsi="Times New Roman"/>
                <w:sz w:val="24"/>
                <w:szCs w:val="24"/>
              </w:rPr>
              <w:t>Có kiến thức về các nội dung quản trị doanh nghiệp/tổ chức và tác nghiệp cung ứng dịch vụ du lịch – lữ hành</w:t>
            </w:r>
          </w:p>
        </w:tc>
        <w:tc>
          <w:tcPr>
            <w:tcW w:w="1697" w:type="dxa"/>
            <w:shd w:val="clear" w:color="auto" w:fill="auto"/>
            <w:vAlign w:val="center"/>
          </w:tcPr>
          <w:p w14:paraId="71610F44"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PLO 2.1, 2.2, 2.3</w:t>
            </w:r>
          </w:p>
        </w:tc>
      </w:tr>
      <w:tr w:rsidR="00A042C2" w:rsidRPr="00A042C2" w14:paraId="031F5DC6" w14:textId="77777777" w:rsidTr="00A042C2">
        <w:tc>
          <w:tcPr>
            <w:tcW w:w="0" w:type="auto"/>
            <w:shd w:val="clear" w:color="auto" w:fill="F2F2F2"/>
            <w:vAlign w:val="center"/>
          </w:tcPr>
          <w:p w14:paraId="59E7E9D2"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G4</w:t>
            </w:r>
          </w:p>
        </w:tc>
        <w:tc>
          <w:tcPr>
            <w:tcW w:w="6203" w:type="dxa"/>
            <w:shd w:val="clear" w:color="auto" w:fill="F2F2F2"/>
          </w:tcPr>
          <w:p w14:paraId="3102055E" w14:textId="3F88330A" w:rsidR="00A042C2" w:rsidRPr="00A042C2" w:rsidRDefault="00A042C2" w:rsidP="00A042C2">
            <w:pPr>
              <w:widowControl w:val="0"/>
              <w:spacing w:after="0" w:line="300" w:lineRule="auto"/>
              <w:jc w:val="both"/>
              <w:rPr>
                <w:rFonts w:ascii="Times New Roman" w:hAnsi="Times New Roman"/>
                <w:sz w:val="24"/>
                <w:szCs w:val="24"/>
              </w:rPr>
            </w:pPr>
            <w:r w:rsidRPr="00A042C2">
              <w:rPr>
                <w:rFonts w:ascii="Times New Roman" w:hAnsi="Times New Roman"/>
                <w:sz w:val="24"/>
                <w:szCs w:val="24"/>
              </w:rPr>
              <w:t>Có kỹ năng phân tích môi trường kinh doanh; phân tích các chỉ tiêu kinh tế, phát triển bền vững và lập kế hoạch khởi nghiệp trong ngành du lịch; có kỹ năng thực hiện các hoạt động tác nghiệp cũng như quản trị trong doanh nghiệp, tổ chức kinh doanh dịch vụ du lịch và lữ hành.</w:t>
            </w:r>
          </w:p>
        </w:tc>
        <w:tc>
          <w:tcPr>
            <w:tcW w:w="1697" w:type="dxa"/>
            <w:shd w:val="clear" w:color="auto" w:fill="auto"/>
            <w:vAlign w:val="center"/>
          </w:tcPr>
          <w:p w14:paraId="3594A617"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PLO 3.1,4.1</w:t>
            </w:r>
          </w:p>
        </w:tc>
      </w:tr>
      <w:tr w:rsidR="00A042C2" w:rsidRPr="00A042C2" w14:paraId="25A79233" w14:textId="77777777" w:rsidTr="00A042C2">
        <w:tc>
          <w:tcPr>
            <w:tcW w:w="0" w:type="auto"/>
            <w:shd w:val="clear" w:color="auto" w:fill="F2F2F2"/>
            <w:vAlign w:val="center"/>
          </w:tcPr>
          <w:p w14:paraId="655D2FBF"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G5</w:t>
            </w:r>
          </w:p>
        </w:tc>
        <w:tc>
          <w:tcPr>
            <w:tcW w:w="6203" w:type="dxa"/>
            <w:shd w:val="clear" w:color="auto" w:fill="F2F2F2"/>
          </w:tcPr>
          <w:p w14:paraId="42FDA2C8" w14:textId="637FADCC" w:rsidR="00A042C2" w:rsidRPr="00A042C2" w:rsidRDefault="00A042C2" w:rsidP="00A042C2">
            <w:pPr>
              <w:widowControl w:val="0"/>
              <w:spacing w:after="0" w:line="300" w:lineRule="auto"/>
              <w:jc w:val="both"/>
              <w:rPr>
                <w:rFonts w:ascii="Times New Roman" w:hAnsi="Times New Roman"/>
                <w:sz w:val="24"/>
                <w:szCs w:val="24"/>
              </w:rPr>
            </w:pPr>
            <w:r w:rsidRPr="00A042C2">
              <w:rPr>
                <w:rFonts w:ascii="Times New Roman" w:hAnsi="Times New Roman"/>
                <w:sz w:val="24"/>
                <w:szCs w:val="24"/>
              </w:rPr>
              <w:t>Có kỹ năng mềm như kỹ năng giao tiếp, lãnh đạo, giải quyết vấn đề; có kỹ năng sử dụng thành thạo tiếng Anh và tin học theo quy định của trường Đại học KTQD</w:t>
            </w:r>
          </w:p>
        </w:tc>
        <w:tc>
          <w:tcPr>
            <w:tcW w:w="1697" w:type="dxa"/>
            <w:shd w:val="clear" w:color="auto" w:fill="auto"/>
            <w:vAlign w:val="center"/>
          </w:tcPr>
          <w:p w14:paraId="175AAED2"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PLO 3.1, 4.1</w:t>
            </w:r>
          </w:p>
        </w:tc>
      </w:tr>
      <w:tr w:rsidR="00A042C2" w:rsidRPr="00A042C2" w14:paraId="6D017570" w14:textId="77777777" w:rsidTr="00A042C2">
        <w:tc>
          <w:tcPr>
            <w:tcW w:w="0" w:type="auto"/>
            <w:shd w:val="clear" w:color="auto" w:fill="F2F2F2"/>
            <w:vAlign w:val="center"/>
          </w:tcPr>
          <w:p w14:paraId="28A0885E"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G6</w:t>
            </w:r>
          </w:p>
        </w:tc>
        <w:tc>
          <w:tcPr>
            <w:tcW w:w="6203" w:type="dxa"/>
            <w:shd w:val="clear" w:color="auto" w:fill="F2F2F2"/>
          </w:tcPr>
          <w:p w14:paraId="319C4FD2" w14:textId="391B5DD9" w:rsidR="00A042C2" w:rsidRPr="00A042C2" w:rsidRDefault="00A042C2" w:rsidP="00A042C2">
            <w:pPr>
              <w:widowControl w:val="0"/>
              <w:spacing w:after="0" w:line="300" w:lineRule="auto"/>
              <w:jc w:val="both"/>
              <w:rPr>
                <w:rFonts w:ascii="Times New Roman" w:hAnsi="Times New Roman"/>
                <w:sz w:val="24"/>
                <w:szCs w:val="24"/>
              </w:rPr>
            </w:pPr>
            <w:r w:rsidRPr="00A042C2">
              <w:rPr>
                <w:rFonts w:ascii="Times New Roman" w:hAnsi="Times New Roman"/>
                <w:sz w:val="24"/>
                <w:szCs w:val="24"/>
              </w:rPr>
              <w:t>Có khả năng thích nghi, hoà nhập, cập nhật kiến thức, sáng tạo trong công việc, có sức khoẻ, phẩm chất đạo đức, trách nhiệm công dân và tác phong nghề nghiệp; có trách nhiệm với môi trường và xã hội.</w:t>
            </w:r>
          </w:p>
        </w:tc>
        <w:tc>
          <w:tcPr>
            <w:tcW w:w="1697" w:type="dxa"/>
            <w:shd w:val="clear" w:color="auto" w:fill="auto"/>
            <w:vAlign w:val="center"/>
          </w:tcPr>
          <w:p w14:paraId="54AF04AD" w14:textId="77777777" w:rsidR="00A042C2" w:rsidRPr="00A042C2" w:rsidRDefault="00A042C2" w:rsidP="00A042C2">
            <w:pPr>
              <w:widowControl w:val="0"/>
              <w:spacing w:after="0" w:line="300" w:lineRule="auto"/>
              <w:jc w:val="center"/>
              <w:rPr>
                <w:rFonts w:ascii="Times New Roman" w:hAnsi="Times New Roman"/>
                <w:sz w:val="24"/>
                <w:szCs w:val="24"/>
              </w:rPr>
            </w:pPr>
            <w:r w:rsidRPr="00A042C2">
              <w:rPr>
                <w:rFonts w:ascii="Times New Roman" w:hAnsi="Times New Roman"/>
                <w:sz w:val="24"/>
                <w:szCs w:val="24"/>
              </w:rPr>
              <w:t>PLO 4.1</w:t>
            </w:r>
          </w:p>
        </w:tc>
      </w:tr>
    </w:tbl>
    <w:p w14:paraId="44A28F8B" w14:textId="77777777" w:rsidR="00BF063A" w:rsidRPr="00A042C2" w:rsidRDefault="00BF063A" w:rsidP="00A042C2">
      <w:pPr>
        <w:spacing w:after="0" w:line="300" w:lineRule="auto"/>
        <w:rPr>
          <w:rFonts w:ascii="Times New Roman" w:hAnsi="Times New Roman"/>
          <w:lang w:val="x-none" w:eastAsia="x-none"/>
        </w:rPr>
      </w:pPr>
      <w:commentRangeStart w:id="14"/>
    </w:p>
    <w:bookmarkEnd w:id="12"/>
    <w:p w14:paraId="2961B0F6" w14:textId="77777777" w:rsidR="00D219B8" w:rsidRPr="00A042C2" w:rsidRDefault="00D219B8" w:rsidP="00A042C2">
      <w:pPr>
        <w:widowControl w:val="0"/>
        <w:spacing w:after="0" w:line="300" w:lineRule="auto"/>
        <w:jc w:val="both"/>
        <w:rPr>
          <w:rFonts w:ascii="Times New Roman" w:hAnsi="Times New Roman"/>
          <w:b/>
          <w:sz w:val="24"/>
          <w:szCs w:val="24"/>
          <w:lang w:val="pt-BR"/>
        </w:rPr>
      </w:pPr>
      <w:r w:rsidRPr="00A042C2">
        <w:rPr>
          <w:rFonts w:ascii="Times New Roman" w:hAnsi="Times New Roman"/>
          <w:b/>
          <w:sz w:val="24"/>
          <w:szCs w:val="24"/>
          <w:lang w:val="pt-BR"/>
        </w:rPr>
        <w:t xml:space="preserve">6. CHUẨN ĐẦU RA HỌC </w:t>
      </w:r>
      <w:commentRangeEnd w:id="14"/>
      <w:r w:rsidR="00E0347D" w:rsidRPr="00A042C2">
        <w:rPr>
          <w:rStyle w:val="CommentReference"/>
          <w:rFonts w:ascii="Times New Roman" w:hAnsi="Times New Roman"/>
          <w:lang w:val="x-none" w:eastAsia="x-none"/>
        </w:rPr>
        <w:commentReference w:id="14"/>
      </w:r>
      <w:r w:rsidRPr="00A042C2">
        <w:rPr>
          <w:rFonts w:ascii="Times New Roman" w:hAnsi="Times New Roman"/>
          <w:b/>
          <w:sz w:val="24"/>
          <w:szCs w:val="24"/>
          <w:lang w:val="pt-BR"/>
        </w:rPr>
        <w:t>PHẦN (Course Learning Outcomes)</w:t>
      </w:r>
    </w:p>
    <w:p w14:paraId="23CE84D1" w14:textId="77777777" w:rsidR="00D219B8" w:rsidRPr="00A042C2" w:rsidRDefault="00D219B8" w:rsidP="00A042C2">
      <w:pPr>
        <w:pStyle w:val="Heading1"/>
        <w:tabs>
          <w:tab w:val="left" w:pos="993"/>
        </w:tabs>
        <w:spacing w:line="300" w:lineRule="auto"/>
        <w:rPr>
          <w:rFonts w:ascii="Times New Roman" w:hAnsi="Times New Roman"/>
          <w:sz w:val="24"/>
          <w:szCs w:val="24"/>
        </w:rPr>
      </w:pPr>
      <w:bookmarkStart w:id="15" w:name="_Hlk86253958"/>
      <w:bookmarkStart w:id="16" w:name="_Hlk86298217"/>
      <w:r w:rsidRPr="00A042C2">
        <w:rPr>
          <w:rFonts w:ascii="Times New Roman" w:hAnsi="Times New Roman"/>
          <w:sz w:val="24"/>
          <w:szCs w:val="24"/>
        </w:rPr>
        <w:t>Bảng 2. Chuẩn đầu ra học phần (CLO)</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0"/>
        <w:gridCol w:w="788"/>
        <w:gridCol w:w="6381"/>
        <w:gridCol w:w="784"/>
      </w:tblGrid>
      <w:tr w:rsidR="00A042C2" w:rsidRPr="00A042C2" w14:paraId="1E80691A" w14:textId="77777777" w:rsidTr="00A042C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C3DFCB" w14:textId="77777777" w:rsidR="00A042C2" w:rsidRPr="00A042C2" w:rsidRDefault="00A042C2" w:rsidP="00A042C2">
            <w:pPr>
              <w:widowControl w:val="0"/>
              <w:spacing w:after="0" w:line="300" w:lineRule="auto"/>
              <w:jc w:val="center"/>
              <w:rPr>
                <w:rFonts w:ascii="Times New Roman" w:hAnsi="Times New Roman"/>
                <w:b/>
              </w:rPr>
            </w:pPr>
            <w:bookmarkStart w:id="17" w:name="_Hlk89177568"/>
            <w:r w:rsidRPr="00A042C2">
              <w:rPr>
                <w:rFonts w:ascii="Times New Roman" w:hAnsi="Times New Roman"/>
                <w:b/>
              </w:rPr>
              <w:t>Mục tiêu học phần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5A389E5"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EDCB2A"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Mô tả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697F435"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 xml:space="preserve">Mức độ </w:t>
            </w:r>
          </w:p>
        </w:tc>
      </w:tr>
      <w:tr w:rsidR="00A042C2" w:rsidRPr="00A042C2" w14:paraId="61A0351A" w14:textId="77777777" w:rsidTr="00A042C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4CC7BD"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b/>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6916D8"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b/>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9E5BC5" w14:textId="77777777" w:rsidR="00A042C2" w:rsidRPr="00A042C2" w:rsidRDefault="00A042C2" w:rsidP="00A042C2">
            <w:pPr>
              <w:widowControl w:val="0"/>
              <w:spacing w:after="0" w:line="300" w:lineRule="auto"/>
              <w:jc w:val="center"/>
              <w:rPr>
                <w:rFonts w:ascii="Times New Roman" w:hAnsi="Times New Roman"/>
                <w:b/>
                <w:bCs/>
              </w:rPr>
            </w:pPr>
            <w:r w:rsidRPr="00A042C2">
              <w:rPr>
                <w:rFonts w:ascii="Times New Roman" w:hAnsi="Times New Roman"/>
                <w:b/>
                <w:bCs/>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3385C8"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b/>
              </w:rPr>
              <w:t>[5]</w:t>
            </w:r>
          </w:p>
        </w:tc>
      </w:tr>
      <w:tr w:rsidR="00A042C2" w:rsidRPr="00A042C2" w14:paraId="72551404" w14:textId="77777777" w:rsidTr="00A042C2">
        <w:tc>
          <w:tcPr>
            <w:tcW w:w="0" w:type="auto"/>
            <w:vMerge w:val="restart"/>
            <w:tcBorders>
              <w:top w:val="single" w:sz="4" w:space="0" w:color="auto"/>
              <w:left w:val="single" w:sz="4" w:space="0" w:color="auto"/>
              <w:right w:val="single" w:sz="4" w:space="0" w:color="auto"/>
            </w:tcBorders>
            <w:shd w:val="clear" w:color="auto" w:fill="F2F2F2"/>
            <w:vAlign w:val="center"/>
          </w:tcPr>
          <w:p w14:paraId="5A22126A"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G1</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16C3C4BC"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1.1</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F5F1618"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khái niệm về tài chính, giải thích được sự khác nhau giữa tài chính và tiền tệ</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DF8098" w14:textId="77777777" w:rsidR="00A042C2" w:rsidRPr="00A042C2" w:rsidRDefault="00A042C2" w:rsidP="00A042C2">
            <w:pPr>
              <w:spacing w:after="0" w:line="300" w:lineRule="auto"/>
              <w:jc w:val="center"/>
              <w:rPr>
                <w:rFonts w:ascii="Times New Roman" w:hAnsi="Times New Roman"/>
              </w:rPr>
            </w:pPr>
            <w:commentRangeStart w:id="18"/>
            <w:r w:rsidRPr="00A042C2">
              <w:rPr>
                <w:rFonts w:ascii="Times New Roman" w:hAnsi="Times New Roman"/>
              </w:rPr>
              <w:t>3</w:t>
            </w:r>
            <w:commentRangeEnd w:id="18"/>
            <w:r w:rsidRPr="00A042C2">
              <w:rPr>
                <w:rStyle w:val="CommentReference"/>
                <w:rFonts w:ascii="Times New Roman" w:hAnsi="Times New Roman"/>
                <w:lang w:val="x-none" w:eastAsia="x-none"/>
              </w:rPr>
              <w:commentReference w:id="18"/>
            </w:r>
          </w:p>
        </w:tc>
      </w:tr>
      <w:tr w:rsidR="00A042C2" w:rsidRPr="00A042C2" w14:paraId="563CAB9D" w14:textId="77777777" w:rsidTr="00A042C2">
        <w:tc>
          <w:tcPr>
            <w:tcW w:w="0" w:type="auto"/>
            <w:vMerge/>
            <w:tcBorders>
              <w:left w:val="single" w:sz="4" w:space="0" w:color="auto"/>
              <w:right w:val="single" w:sz="4" w:space="0" w:color="auto"/>
            </w:tcBorders>
            <w:shd w:val="clear" w:color="auto" w:fill="F2F2F2"/>
            <w:vAlign w:val="center"/>
          </w:tcPr>
          <w:p w14:paraId="44EDE4A0"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4929159D"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1.2</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82EF2E3" w14:textId="77777777" w:rsidR="00A042C2" w:rsidRPr="00A042C2" w:rsidRDefault="00A042C2" w:rsidP="00A042C2">
            <w:pPr>
              <w:widowControl w:val="0"/>
              <w:spacing w:after="0" w:line="300" w:lineRule="auto"/>
              <w:jc w:val="both"/>
              <w:rPr>
                <w:rFonts w:ascii="Times New Roman" w:hAnsi="Times New Roman"/>
              </w:rPr>
            </w:pPr>
            <w:r w:rsidRPr="00A042C2">
              <w:rPr>
                <w:rFonts w:ascii="Times New Roman" w:hAnsi="Times New Roman"/>
              </w:rPr>
              <w:t>Hiểu được khái niệm doanh nghiệp và nắm chắc được các đặc điểm về các loại hình doanh nghiệp, đồng thời so sánh và giải thích được các điểm mạnh và điểm yếu của mỗi loại hình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28D9E9"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2D0F24D4" w14:textId="77777777" w:rsidTr="00A042C2">
        <w:tc>
          <w:tcPr>
            <w:tcW w:w="0" w:type="auto"/>
            <w:vMerge/>
            <w:tcBorders>
              <w:left w:val="single" w:sz="4" w:space="0" w:color="auto"/>
              <w:right w:val="single" w:sz="4" w:space="0" w:color="auto"/>
            </w:tcBorders>
            <w:shd w:val="clear" w:color="auto" w:fill="F2F2F2"/>
            <w:vAlign w:val="center"/>
          </w:tcPr>
          <w:p w14:paraId="70909C6B"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C9CEC2A"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1.3</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B1CF82D" w14:textId="3A098BA9"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mục tiêu và vai trò của quản trị tài chính doanh nghiệp 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69A5EB"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15095F2E" w14:textId="77777777" w:rsidTr="00A042C2">
        <w:tc>
          <w:tcPr>
            <w:tcW w:w="0" w:type="auto"/>
            <w:vMerge/>
            <w:tcBorders>
              <w:left w:val="single" w:sz="4" w:space="0" w:color="auto"/>
              <w:right w:val="single" w:sz="4" w:space="0" w:color="auto"/>
            </w:tcBorders>
            <w:shd w:val="clear" w:color="auto" w:fill="F2F2F2"/>
            <w:vAlign w:val="center"/>
          </w:tcPr>
          <w:p w14:paraId="3904A78B"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F6D3455"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1.4</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B7D8343" w14:textId="20400EE4"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và ứng dụng được các nguyên tắc quản lý tài chính trong doanh nghiệp 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217EC6"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376F6C4D" w14:textId="77777777" w:rsidTr="00A042C2">
        <w:tc>
          <w:tcPr>
            <w:tcW w:w="0" w:type="auto"/>
            <w:vMerge/>
            <w:tcBorders>
              <w:left w:val="single" w:sz="4" w:space="0" w:color="auto"/>
              <w:right w:val="single" w:sz="4" w:space="0" w:color="auto"/>
            </w:tcBorders>
            <w:shd w:val="clear" w:color="auto" w:fill="F2F2F2"/>
            <w:vAlign w:val="center"/>
          </w:tcPr>
          <w:p w14:paraId="239514E5"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4AE96BE"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1.5</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8D9F282" w14:textId="2A1A1771"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các nội dung của quản trị tài chính doanh nghiệp 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3925E3"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71189257" w14:textId="77777777" w:rsidTr="00A042C2">
        <w:tc>
          <w:tcPr>
            <w:tcW w:w="0" w:type="auto"/>
            <w:vMerge/>
            <w:tcBorders>
              <w:left w:val="single" w:sz="4" w:space="0" w:color="auto"/>
              <w:right w:val="single" w:sz="4" w:space="0" w:color="auto"/>
            </w:tcBorders>
            <w:shd w:val="clear" w:color="auto" w:fill="F2F2F2"/>
            <w:vAlign w:val="center"/>
          </w:tcPr>
          <w:p w14:paraId="489AA31C"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F82CA60"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1.6</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79AA3A9" w14:textId="5D5EA41F"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cơ sở của quản trị tài chính doanh nghiệp 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855B9E"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6806EAE8" w14:textId="77777777" w:rsidTr="00A042C2">
        <w:tc>
          <w:tcPr>
            <w:tcW w:w="0" w:type="auto"/>
            <w:vMerge/>
            <w:tcBorders>
              <w:left w:val="single" w:sz="4" w:space="0" w:color="auto"/>
              <w:bottom w:val="single" w:sz="4" w:space="0" w:color="auto"/>
              <w:right w:val="single" w:sz="4" w:space="0" w:color="auto"/>
            </w:tcBorders>
            <w:shd w:val="clear" w:color="auto" w:fill="F2F2F2"/>
            <w:vAlign w:val="center"/>
          </w:tcPr>
          <w:p w14:paraId="56B2FA8E"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5D447FD"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1.7</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BDA9617"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Ứng dụng được nguyên tắc giá trị thời gian của tiền tệ để giải quyết một số tình huống bài tập ở mức độ đơn giản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BCE0C0"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60D33D74" w14:textId="77777777" w:rsidTr="00A042C2">
        <w:tc>
          <w:tcPr>
            <w:tcW w:w="0" w:type="auto"/>
            <w:vMerge w:val="restart"/>
            <w:tcBorders>
              <w:left w:val="single" w:sz="4" w:space="0" w:color="auto"/>
              <w:right w:val="single" w:sz="4" w:space="0" w:color="auto"/>
            </w:tcBorders>
            <w:shd w:val="clear" w:color="auto" w:fill="F2F2F2"/>
            <w:vAlign w:val="center"/>
          </w:tcPr>
          <w:p w14:paraId="6C6EB938"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G2</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52CB9AA"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 xml:space="preserve">CLO </w:t>
            </w:r>
            <w:r w:rsidRPr="00A042C2">
              <w:rPr>
                <w:rFonts w:ascii="Times New Roman" w:hAnsi="Times New Roman"/>
              </w:rPr>
              <w:lastRenderedPageBreak/>
              <w:t>2.1</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FDB6815"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lastRenderedPageBreak/>
              <w:t xml:space="preserve">Nắm được tên gọi của các báo cáo tài chính trong hệ thống kế toán Việt </w:t>
            </w:r>
            <w:r w:rsidRPr="00A042C2">
              <w:rPr>
                <w:rFonts w:ascii="Times New Roman" w:hAnsi="Times New Roman"/>
                <w:color w:val="242021"/>
              </w:rPr>
              <w:lastRenderedPageBreak/>
              <w:t>Nam và hiểu được sự khác nhau giữa hệ thống báo cáo tại một số nước trên thế giới so với tại Việt Nam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349F62"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lastRenderedPageBreak/>
              <w:t>3</w:t>
            </w:r>
          </w:p>
        </w:tc>
      </w:tr>
      <w:tr w:rsidR="00A042C2" w:rsidRPr="00A042C2" w14:paraId="69103063" w14:textId="77777777" w:rsidTr="00A042C2">
        <w:tc>
          <w:tcPr>
            <w:tcW w:w="0" w:type="auto"/>
            <w:vMerge/>
            <w:tcBorders>
              <w:left w:val="single" w:sz="4" w:space="0" w:color="auto"/>
              <w:right w:val="single" w:sz="4" w:space="0" w:color="auto"/>
            </w:tcBorders>
            <w:shd w:val="clear" w:color="auto" w:fill="F2F2F2"/>
            <w:vAlign w:val="center"/>
          </w:tcPr>
          <w:p w14:paraId="22E97697"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78A5942"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2.2</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18EEC27"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chức năng, vai trò của bảng cân đối kế toán, kể tên được các khoản mục cơ bản trên bảng cân đối kế toán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067054"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3F4FC230" w14:textId="77777777" w:rsidTr="00A042C2">
        <w:tc>
          <w:tcPr>
            <w:tcW w:w="0" w:type="auto"/>
            <w:vMerge/>
            <w:tcBorders>
              <w:left w:val="single" w:sz="4" w:space="0" w:color="auto"/>
              <w:right w:val="single" w:sz="4" w:space="0" w:color="auto"/>
            </w:tcBorders>
            <w:shd w:val="clear" w:color="auto" w:fill="F2F2F2"/>
            <w:vAlign w:val="center"/>
          </w:tcPr>
          <w:p w14:paraId="2D1D390E"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D9100C5"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2.3</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ED75EF5"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nguyên tắc trình bày các khoản mục trên bảng cân đối kế toán.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62AB3B"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5044723F" w14:textId="77777777" w:rsidTr="00A042C2">
        <w:tc>
          <w:tcPr>
            <w:tcW w:w="0" w:type="auto"/>
            <w:vMerge/>
            <w:tcBorders>
              <w:left w:val="single" w:sz="4" w:space="0" w:color="auto"/>
              <w:right w:val="single" w:sz="4" w:space="0" w:color="auto"/>
            </w:tcBorders>
            <w:shd w:val="clear" w:color="auto" w:fill="F2F2F2"/>
            <w:vAlign w:val="center"/>
          </w:tcPr>
          <w:p w14:paraId="71D97769"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31A16EB"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2.4</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AEE3858"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chức năng, vai trò của báo cáo kết quả kinh doanh, kể tên được các khoản mục cơ bản trên báo cáo kết quả kinh doanh.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F4754A"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7D96B464" w14:textId="77777777" w:rsidTr="00A042C2">
        <w:tc>
          <w:tcPr>
            <w:tcW w:w="0" w:type="auto"/>
            <w:vMerge/>
            <w:tcBorders>
              <w:left w:val="single" w:sz="4" w:space="0" w:color="auto"/>
              <w:right w:val="single" w:sz="4" w:space="0" w:color="auto"/>
            </w:tcBorders>
            <w:shd w:val="clear" w:color="auto" w:fill="F2F2F2"/>
            <w:vAlign w:val="center"/>
          </w:tcPr>
          <w:p w14:paraId="6CDFB6F9"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EED2DA2"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2.5</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BFC7951"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nguyên tắc trình bày các khoản mục trên báo cáo kết quả kinh doanh.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C6ED9F"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08D9FF20" w14:textId="77777777" w:rsidTr="00A042C2">
        <w:tc>
          <w:tcPr>
            <w:tcW w:w="0" w:type="auto"/>
            <w:vMerge/>
            <w:tcBorders>
              <w:left w:val="single" w:sz="4" w:space="0" w:color="auto"/>
              <w:right w:val="single" w:sz="4" w:space="0" w:color="auto"/>
            </w:tcBorders>
            <w:shd w:val="clear" w:color="auto" w:fill="F2F2F2"/>
            <w:vAlign w:val="center"/>
          </w:tcPr>
          <w:p w14:paraId="1993530C"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CC82B34"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2.6</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62E63A7"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chức năng, vai trò của báo cáo lưu chuyển tiền tệ, kể tên được các khoản mục cơ bản trên báo cáo lưu chuyển tiền tệ.</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B1B783"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15E28AE8" w14:textId="77777777" w:rsidTr="00A042C2">
        <w:tc>
          <w:tcPr>
            <w:tcW w:w="0" w:type="auto"/>
            <w:vMerge/>
            <w:tcBorders>
              <w:left w:val="single" w:sz="4" w:space="0" w:color="auto"/>
              <w:right w:val="single" w:sz="4" w:space="0" w:color="auto"/>
            </w:tcBorders>
            <w:shd w:val="clear" w:color="auto" w:fill="F2F2F2"/>
            <w:vAlign w:val="center"/>
          </w:tcPr>
          <w:p w14:paraId="2E1D1CA2"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E335346"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2.7</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20E574E"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nguyên tắc trình bày các khoản mục trên báo cáo lưu chuyển tiền tệ.</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3831FD"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748972BA" w14:textId="77777777" w:rsidTr="00A042C2">
        <w:tc>
          <w:tcPr>
            <w:tcW w:w="0" w:type="auto"/>
            <w:vMerge/>
            <w:tcBorders>
              <w:left w:val="single" w:sz="4" w:space="0" w:color="auto"/>
              <w:right w:val="single" w:sz="4" w:space="0" w:color="auto"/>
            </w:tcBorders>
            <w:shd w:val="clear" w:color="auto" w:fill="F2F2F2"/>
            <w:vAlign w:val="center"/>
          </w:tcPr>
          <w:p w14:paraId="2EF7B183"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1AF9F8A"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2.8</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9881CD2"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mối quan hệ giữa các báo cáo tài chính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C653CC"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140C0F90" w14:textId="77777777" w:rsidTr="00A042C2">
        <w:tc>
          <w:tcPr>
            <w:tcW w:w="0" w:type="auto"/>
            <w:vMerge/>
            <w:tcBorders>
              <w:left w:val="single" w:sz="4" w:space="0" w:color="auto"/>
              <w:right w:val="single" w:sz="4" w:space="0" w:color="auto"/>
            </w:tcBorders>
            <w:shd w:val="clear" w:color="auto" w:fill="F2F2F2"/>
            <w:vAlign w:val="center"/>
          </w:tcPr>
          <w:p w14:paraId="58033D8F"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FC53B29"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2.9</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C7B4B6B"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Phân biệt được 2 cách để lập báo cáo lưu chuyển tiền tệ</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091233"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506A4841" w14:textId="77777777" w:rsidTr="00A042C2">
        <w:tc>
          <w:tcPr>
            <w:tcW w:w="0" w:type="auto"/>
            <w:vMerge w:val="restart"/>
            <w:tcBorders>
              <w:left w:val="single" w:sz="4" w:space="0" w:color="auto"/>
              <w:right w:val="single" w:sz="4" w:space="0" w:color="auto"/>
            </w:tcBorders>
            <w:shd w:val="clear" w:color="auto" w:fill="F2F2F2"/>
            <w:vAlign w:val="center"/>
          </w:tcPr>
          <w:p w14:paraId="2DBDC368"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G3</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B0AE8E7"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3.1</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C95B8DD" w14:textId="192DC1E3"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khái niệm, vai trò của phân tích tài chính đối với hoạt động của các doanh nghiệp 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E1D30B"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3179BAF1" w14:textId="77777777" w:rsidTr="00A042C2">
        <w:tc>
          <w:tcPr>
            <w:tcW w:w="0" w:type="auto"/>
            <w:vMerge/>
            <w:tcBorders>
              <w:left w:val="single" w:sz="4" w:space="0" w:color="auto"/>
              <w:right w:val="single" w:sz="4" w:space="0" w:color="auto"/>
            </w:tcBorders>
            <w:shd w:val="clear" w:color="auto" w:fill="F2F2F2"/>
            <w:vAlign w:val="center"/>
          </w:tcPr>
          <w:p w14:paraId="1862B7D0"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E33521C"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3.2</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1E1A42F"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 xml:space="preserve">Nắm được quy trình cơ bản của phân tích tài chính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6478C4"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045EF4C2" w14:textId="77777777" w:rsidTr="00A042C2">
        <w:tc>
          <w:tcPr>
            <w:tcW w:w="0" w:type="auto"/>
            <w:vMerge/>
            <w:tcBorders>
              <w:left w:val="single" w:sz="4" w:space="0" w:color="auto"/>
              <w:right w:val="single" w:sz="4" w:space="0" w:color="auto"/>
            </w:tcBorders>
            <w:shd w:val="clear" w:color="auto" w:fill="F2F2F2"/>
            <w:vAlign w:val="center"/>
          </w:tcPr>
          <w:p w14:paraId="26056AD2"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BFF7CFF"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3.3</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36B37D4"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các phương pháp phân tích tài chính (phương pháp theo chiều ngang, phương pháp theo chiều dọc, phương pháp theo các nhóm chỉ số, phương pháp phân tích DuPont).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4976CB"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6D4C415B" w14:textId="77777777" w:rsidTr="00A042C2">
        <w:tc>
          <w:tcPr>
            <w:tcW w:w="0" w:type="auto"/>
            <w:vMerge/>
            <w:tcBorders>
              <w:left w:val="single" w:sz="4" w:space="0" w:color="auto"/>
              <w:right w:val="single" w:sz="4" w:space="0" w:color="auto"/>
            </w:tcBorders>
            <w:shd w:val="clear" w:color="auto" w:fill="F2F2F2"/>
            <w:vAlign w:val="center"/>
          </w:tcPr>
          <w:p w14:paraId="49E073FE"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F284ECE"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3.4</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863E88A"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cách xác định và giải thích các chỉ số ở các nhóm hệ số phân tích tài chính (khả năng thanh toán, hiệu quả hoạt động, cơ cấu vốn, khả năng sinh lời, khả năng tăng trưởng).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DCB659"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57DD5FCC" w14:textId="77777777" w:rsidTr="00A042C2">
        <w:tc>
          <w:tcPr>
            <w:tcW w:w="0" w:type="auto"/>
            <w:vMerge/>
            <w:tcBorders>
              <w:left w:val="single" w:sz="4" w:space="0" w:color="auto"/>
              <w:bottom w:val="single" w:sz="4" w:space="0" w:color="auto"/>
              <w:right w:val="single" w:sz="4" w:space="0" w:color="auto"/>
            </w:tcBorders>
            <w:shd w:val="clear" w:color="auto" w:fill="F2F2F2"/>
            <w:vAlign w:val="center"/>
          </w:tcPr>
          <w:p w14:paraId="217435C6"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00A6FA8"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3.5</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B6A626B"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nguyên tắc và ứng dụng được phương pháp phân tích DuPont vào việc xác định chỉ tiêu ROA và ROE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4E59F2"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7478E5C1" w14:textId="77777777" w:rsidTr="00A042C2">
        <w:tc>
          <w:tcPr>
            <w:tcW w:w="0" w:type="auto"/>
            <w:vMerge w:val="restart"/>
            <w:tcBorders>
              <w:top w:val="single" w:sz="4" w:space="0" w:color="auto"/>
              <w:left w:val="single" w:sz="4" w:space="0" w:color="auto"/>
              <w:right w:val="single" w:sz="4" w:space="0" w:color="auto"/>
            </w:tcBorders>
            <w:shd w:val="clear" w:color="auto" w:fill="F2F2F2"/>
            <w:vAlign w:val="center"/>
          </w:tcPr>
          <w:p w14:paraId="62B0E881"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G4</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hideMark/>
          </w:tcPr>
          <w:p w14:paraId="6DCEFE11"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4.1</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8F5CCE9" w14:textId="1F7B2798" w:rsidR="00A042C2" w:rsidRPr="00A042C2" w:rsidRDefault="00A042C2" w:rsidP="00A042C2">
            <w:pPr>
              <w:widowControl w:val="0"/>
              <w:spacing w:after="0" w:line="300" w:lineRule="auto"/>
              <w:jc w:val="both"/>
              <w:rPr>
                <w:rFonts w:ascii="Times New Roman" w:hAnsi="Times New Roman"/>
              </w:rPr>
            </w:pPr>
            <w:r w:rsidRPr="00A042C2">
              <w:rPr>
                <w:rFonts w:ascii="Times New Roman" w:hAnsi="Times New Roman"/>
              </w:rPr>
              <w:t xml:space="preserve">Hiểu được vai trò của vốn đối với hoạt động của doanh nghiệp </w:t>
            </w:r>
            <w:r w:rsidRPr="00A042C2">
              <w:rPr>
                <w:rFonts w:ascii="Times New Roman" w:hAnsi="Times New Roman"/>
                <w:color w:val="242021"/>
              </w:rPr>
              <w:t>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C2CE80"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3</w:t>
            </w:r>
          </w:p>
        </w:tc>
      </w:tr>
      <w:tr w:rsidR="00A042C2" w:rsidRPr="00A042C2" w14:paraId="3721958D" w14:textId="77777777" w:rsidTr="00A042C2">
        <w:tc>
          <w:tcPr>
            <w:tcW w:w="0" w:type="auto"/>
            <w:vMerge/>
            <w:tcBorders>
              <w:left w:val="single" w:sz="4" w:space="0" w:color="auto"/>
              <w:right w:val="single" w:sz="4" w:space="0" w:color="auto"/>
            </w:tcBorders>
            <w:shd w:val="clear" w:color="auto" w:fill="F2F2F2"/>
            <w:vAlign w:val="center"/>
          </w:tcPr>
          <w:p w14:paraId="5D131479"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6786F3F"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4.2</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5508825" w14:textId="77B1CEB0" w:rsidR="00A042C2" w:rsidRPr="00A042C2" w:rsidRDefault="00A042C2" w:rsidP="00A042C2">
            <w:pPr>
              <w:widowControl w:val="0"/>
              <w:spacing w:after="0" w:line="300" w:lineRule="auto"/>
              <w:jc w:val="both"/>
              <w:rPr>
                <w:rFonts w:ascii="Times New Roman" w:hAnsi="Times New Roman"/>
              </w:rPr>
            </w:pPr>
            <w:r w:rsidRPr="00A042C2">
              <w:rPr>
                <w:rFonts w:ascii="Times New Roman" w:hAnsi="Times New Roman"/>
              </w:rPr>
              <w:t>Phân loại được nguồn vốn của doanh nghiêp</w:t>
            </w:r>
            <w:r w:rsidRPr="00A042C2">
              <w:rPr>
                <w:rFonts w:ascii="Times New Roman" w:hAnsi="Times New Roman"/>
                <w:color w:val="242021"/>
              </w:rPr>
              <w:t xml:space="preserve"> DLKS</w:t>
            </w:r>
            <w:r w:rsidRPr="00A042C2">
              <w:rPr>
                <w:rFonts w:ascii="Times New Roman" w:hAnsi="Times New Roman"/>
              </w:rPr>
              <w:t xml:space="preserve"> theo các tiêu chí khác nhau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83DF7D"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2423E0F0" w14:textId="77777777" w:rsidTr="00A042C2">
        <w:tc>
          <w:tcPr>
            <w:tcW w:w="0" w:type="auto"/>
            <w:vMerge/>
            <w:tcBorders>
              <w:left w:val="single" w:sz="4" w:space="0" w:color="auto"/>
              <w:right w:val="single" w:sz="4" w:space="0" w:color="auto"/>
            </w:tcBorders>
            <w:shd w:val="clear" w:color="auto" w:fill="F2F2F2"/>
            <w:vAlign w:val="center"/>
          </w:tcPr>
          <w:p w14:paraId="1E732594"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ECBED8D"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4.3</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06511AA" w14:textId="4E9114FA"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Kể tên được các nguồn vốn vay nợ của doanh nghiệp DLKS và hiểu được đặc điểm của mỗi nguồn.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637FA0"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348008E7" w14:textId="77777777" w:rsidTr="00A042C2">
        <w:tc>
          <w:tcPr>
            <w:tcW w:w="0" w:type="auto"/>
            <w:vMerge/>
            <w:tcBorders>
              <w:left w:val="single" w:sz="4" w:space="0" w:color="auto"/>
              <w:right w:val="single" w:sz="4" w:space="0" w:color="auto"/>
            </w:tcBorders>
            <w:shd w:val="clear" w:color="auto" w:fill="F2F2F2"/>
            <w:vAlign w:val="center"/>
          </w:tcPr>
          <w:p w14:paraId="0F79196D"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BC2EACF"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4.4</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FB6F8DD" w14:textId="2DEE1291"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Kể tên được các nguồn vốn chủ sở hữu  của doanh nghiệp DLKS và hiểu được đặc điểm của mỗi nguồn.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762541"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09F29C81" w14:textId="77777777" w:rsidTr="00A042C2">
        <w:tc>
          <w:tcPr>
            <w:tcW w:w="0" w:type="auto"/>
            <w:vMerge/>
            <w:tcBorders>
              <w:left w:val="single" w:sz="4" w:space="0" w:color="auto"/>
              <w:right w:val="single" w:sz="4" w:space="0" w:color="auto"/>
            </w:tcBorders>
            <w:shd w:val="clear" w:color="auto" w:fill="F2F2F2"/>
            <w:vAlign w:val="center"/>
          </w:tcPr>
          <w:p w14:paraId="2EE25B0A"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EADE715"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4.5</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086ED9D" w14:textId="55D3AE2E"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khái niệm cơ cấu vốn của doanh nghiệp 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5689D5"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73AF2D66" w14:textId="77777777" w:rsidTr="00A042C2">
        <w:tc>
          <w:tcPr>
            <w:tcW w:w="0" w:type="auto"/>
            <w:vMerge/>
            <w:tcBorders>
              <w:left w:val="single" w:sz="4" w:space="0" w:color="auto"/>
              <w:bottom w:val="single" w:sz="4" w:space="0" w:color="auto"/>
              <w:right w:val="single" w:sz="4" w:space="0" w:color="auto"/>
            </w:tcBorders>
            <w:shd w:val="clear" w:color="auto" w:fill="F2F2F2"/>
            <w:vAlign w:val="center"/>
          </w:tcPr>
          <w:p w14:paraId="3B6AB876"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4CA202B"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4.6</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940F474"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cách xác định chi phí của từng nguồn vốn.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EED005"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581C2160" w14:textId="77777777" w:rsidTr="00A042C2">
        <w:tc>
          <w:tcPr>
            <w:tcW w:w="0" w:type="auto"/>
            <w:vMerge w:val="restart"/>
            <w:tcBorders>
              <w:left w:val="single" w:sz="4" w:space="0" w:color="auto"/>
              <w:right w:val="single" w:sz="4" w:space="0" w:color="auto"/>
            </w:tcBorders>
            <w:shd w:val="clear" w:color="auto" w:fill="F2F2F2"/>
            <w:vAlign w:val="center"/>
          </w:tcPr>
          <w:p w14:paraId="226D9D3D"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lastRenderedPageBreak/>
              <w:t>G5</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B83F605"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5.1</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081F94E"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vai trò và các đặc điểm của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45F6DC"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122104A3" w14:textId="77777777" w:rsidTr="00A042C2">
        <w:tc>
          <w:tcPr>
            <w:tcW w:w="0" w:type="auto"/>
            <w:vMerge/>
            <w:tcBorders>
              <w:left w:val="single" w:sz="4" w:space="0" w:color="auto"/>
              <w:right w:val="single" w:sz="4" w:space="0" w:color="auto"/>
            </w:tcBorders>
            <w:shd w:val="clear" w:color="auto" w:fill="F2F2F2"/>
            <w:vAlign w:val="center"/>
          </w:tcPr>
          <w:p w14:paraId="4A393658"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C875B7B"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5.2</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FCD3B0E"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và vận dụng được chỉ tiêu NPV để thẩm định được hiệu quả của dự án đầu tư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5F327F"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1DB8C486" w14:textId="77777777" w:rsidTr="00A042C2">
        <w:tc>
          <w:tcPr>
            <w:tcW w:w="0" w:type="auto"/>
            <w:vMerge/>
            <w:tcBorders>
              <w:left w:val="single" w:sz="4" w:space="0" w:color="auto"/>
              <w:right w:val="single" w:sz="4" w:space="0" w:color="auto"/>
            </w:tcBorders>
            <w:shd w:val="clear" w:color="auto" w:fill="F2F2F2"/>
            <w:vAlign w:val="center"/>
          </w:tcPr>
          <w:p w14:paraId="17BB942B"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605139C"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5.3</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BCE39A4"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và vận dụng được chỉ tiêu IRR để thẩm định được hiệu quả của dự án đầu tư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86069E"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7F586ADC" w14:textId="77777777" w:rsidTr="00A042C2">
        <w:tc>
          <w:tcPr>
            <w:tcW w:w="0" w:type="auto"/>
            <w:vMerge/>
            <w:tcBorders>
              <w:left w:val="single" w:sz="4" w:space="0" w:color="auto"/>
              <w:right w:val="single" w:sz="4" w:space="0" w:color="auto"/>
            </w:tcBorders>
            <w:shd w:val="clear" w:color="auto" w:fill="F2F2F2"/>
            <w:vAlign w:val="center"/>
          </w:tcPr>
          <w:p w14:paraId="54581C73"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6775729"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5.4</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B576FC5"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và vận dụng được chỉ tiêu PI để thẩm định được hiệu quả của dự án đầu tư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67DB64"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5BB5E41F" w14:textId="77777777" w:rsidTr="00A042C2">
        <w:tc>
          <w:tcPr>
            <w:tcW w:w="0" w:type="auto"/>
            <w:vMerge/>
            <w:tcBorders>
              <w:left w:val="single" w:sz="4" w:space="0" w:color="auto"/>
              <w:right w:val="single" w:sz="4" w:space="0" w:color="auto"/>
            </w:tcBorders>
            <w:shd w:val="clear" w:color="auto" w:fill="F2F2F2"/>
            <w:vAlign w:val="center"/>
          </w:tcPr>
          <w:p w14:paraId="7E086A76"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430F5CAB"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5.5</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F62D780" w14:textId="77777777" w:rsidR="00A042C2" w:rsidRPr="00A042C2" w:rsidRDefault="00A042C2" w:rsidP="00A042C2">
            <w:pPr>
              <w:widowControl w:val="0"/>
              <w:spacing w:after="0" w:line="300" w:lineRule="auto"/>
              <w:jc w:val="both"/>
              <w:rPr>
                <w:rFonts w:ascii="Times New Roman" w:hAnsi="Times New Roman"/>
              </w:rPr>
            </w:pPr>
            <w:r w:rsidRPr="00A042C2">
              <w:rPr>
                <w:rFonts w:ascii="Times New Roman" w:hAnsi="Times New Roman"/>
              </w:rPr>
              <w:t>Hiểu được mối quan hệ giữa chỉ tiêu NPV và chỉ tiêu IRR trong một số tình huống.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F21900"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10A0BF9B" w14:textId="77777777" w:rsidTr="00A042C2">
        <w:tc>
          <w:tcPr>
            <w:tcW w:w="0" w:type="auto"/>
            <w:vMerge w:val="restart"/>
            <w:tcBorders>
              <w:left w:val="single" w:sz="4" w:space="0" w:color="auto"/>
              <w:right w:val="single" w:sz="4" w:space="0" w:color="auto"/>
            </w:tcBorders>
            <w:shd w:val="clear" w:color="auto" w:fill="F2F2F2"/>
            <w:vAlign w:val="center"/>
          </w:tcPr>
          <w:p w14:paraId="6BFD7245"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G6</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AE710F4"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6.1</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D823F46" w14:textId="1B793DEB"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được khái niệm và vai trò của tài sản ngắn hạn đối với hoạt động của doanh nghiệp DLKS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C24A14"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261C2224" w14:textId="77777777" w:rsidTr="00A042C2">
        <w:tc>
          <w:tcPr>
            <w:tcW w:w="0" w:type="auto"/>
            <w:vMerge/>
            <w:tcBorders>
              <w:left w:val="single" w:sz="4" w:space="0" w:color="auto"/>
              <w:right w:val="single" w:sz="4" w:space="0" w:color="auto"/>
            </w:tcBorders>
            <w:shd w:val="clear" w:color="auto" w:fill="F2F2F2"/>
            <w:vAlign w:val="center"/>
          </w:tcPr>
          <w:p w14:paraId="01E344BA"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CA1C74B"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6.2</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5677DDF"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Giải thích được các đặc điểm cơ bản của tài sản ngắn hạn.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54CBD2"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0806E789" w14:textId="77777777" w:rsidTr="00A042C2">
        <w:tc>
          <w:tcPr>
            <w:tcW w:w="0" w:type="auto"/>
            <w:vMerge/>
            <w:tcBorders>
              <w:left w:val="single" w:sz="4" w:space="0" w:color="auto"/>
              <w:right w:val="single" w:sz="4" w:space="0" w:color="auto"/>
            </w:tcBorders>
            <w:shd w:val="clear" w:color="auto" w:fill="F2F2F2"/>
            <w:vAlign w:val="center"/>
          </w:tcPr>
          <w:p w14:paraId="2056734E"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8F97746"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6.3</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5618A67"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lợi ích của việc nắm giữ tiền mặt cũng như bất lợi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076050"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0AB4B90D" w14:textId="77777777" w:rsidTr="00A042C2">
        <w:tc>
          <w:tcPr>
            <w:tcW w:w="0" w:type="auto"/>
            <w:vMerge/>
            <w:tcBorders>
              <w:left w:val="single" w:sz="4" w:space="0" w:color="auto"/>
              <w:right w:val="single" w:sz="4" w:space="0" w:color="auto"/>
            </w:tcBorders>
            <w:shd w:val="clear" w:color="auto" w:fill="F2F2F2"/>
            <w:vAlign w:val="center"/>
          </w:tcPr>
          <w:p w14:paraId="0BED19A9"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E0F99B5"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6.4</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78890C5" w14:textId="337F0FFB"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lợi ích và bất lợi khi doanh nghiệp DLKS dự trữ hàng tồn kho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268B24"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2</w:t>
            </w:r>
          </w:p>
        </w:tc>
      </w:tr>
      <w:tr w:rsidR="00A042C2" w:rsidRPr="00A042C2" w14:paraId="2EE403EB" w14:textId="77777777" w:rsidTr="00A042C2">
        <w:tc>
          <w:tcPr>
            <w:tcW w:w="0" w:type="auto"/>
            <w:vMerge/>
            <w:tcBorders>
              <w:left w:val="single" w:sz="4" w:space="0" w:color="auto"/>
              <w:right w:val="single" w:sz="4" w:space="0" w:color="auto"/>
            </w:tcBorders>
            <w:shd w:val="clear" w:color="auto" w:fill="F2F2F2"/>
            <w:vAlign w:val="center"/>
          </w:tcPr>
          <w:p w14:paraId="522BDA73"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6652C02"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6.5</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25639A5"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Nắm được lợi ích và bất lợi của khoản phải thu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EE3E97"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4FE46A29" w14:textId="77777777" w:rsidTr="00A042C2">
        <w:tc>
          <w:tcPr>
            <w:tcW w:w="0" w:type="auto"/>
            <w:vMerge/>
            <w:tcBorders>
              <w:left w:val="single" w:sz="4" w:space="0" w:color="auto"/>
              <w:right w:val="single" w:sz="4" w:space="0" w:color="auto"/>
            </w:tcBorders>
            <w:shd w:val="clear" w:color="auto" w:fill="F2F2F2"/>
            <w:vAlign w:val="center"/>
          </w:tcPr>
          <w:p w14:paraId="7C7718C6"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9B3C7CB"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6.6</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104AAF5"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và ứng dụng được mô hình EOQ để xác định được lượng tồn kho tối 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1F6EA5"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39CD1B78" w14:textId="77777777" w:rsidTr="00A042C2">
        <w:tc>
          <w:tcPr>
            <w:tcW w:w="0" w:type="auto"/>
            <w:vMerge/>
            <w:tcBorders>
              <w:left w:val="single" w:sz="4" w:space="0" w:color="auto"/>
              <w:right w:val="single" w:sz="4" w:space="0" w:color="auto"/>
            </w:tcBorders>
            <w:shd w:val="clear" w:color="auto" w:fill="F2F2F2"/>
            <w:vAlign w:val="center"/>
          </w:tcPr>
          <w:p w14:paraId="08C985E8"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153F6F0"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 6.7</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3D353D43"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và ứng dụng được mô hình EOQ để xác định được lượng tồn kho tối 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7C18B8"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tr w:rsidR="00A042C2" w:rsidRPr="00A042C2" w14:paraId="4CE2E43B" w14:textId="77777777" w:rsidTr="00A042C2">
        <w:tc>
          <w:tcPr>
            <w:tcW w:w="0" w:type="auto"/>
            <w:vMerge/>
            <w:tcBorders>
              <w:left w:val="single" w:sz="4" w:space="0" w:color="auto"/>
              <w:right w:val="single" w:sz="4" w:space="0" w:color="auto"/>
            </w:tcBorders>
            <w:shd w:val="clear" w:color="auto" w:fill="F2F2F2"/>
            <w:vAlign w:val="center"/>
          </w:tcPr>
          <w:p w14:paraId="0CA38F28"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166A2215"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CL0 6.8</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00AA3043" w14:textId="77777777" w:rsidR="00A042C2" w:rsidRPr="00A042C2" w:rsidRDefault="00A042C2" w:rsidP="00A042C2">
            <w:pPr>
              <w:widowControl w:val="0"/>
              <w:spacing w:after="0" w:line="300" w:lineRule="auto"/>
              <w:jc w:val="both"/>
              <w:rPr>
                <w:rFonts w:ascii="Times New Roman" w:hAnsi="Times New Roman"/>
                <w:color w:val="242021"/>
              </w:rPr>
            </w:pPr>
            <w:r w:rsidRPr="00A042C2">
              <w:rPr>
                <w:rFonts w:ascii="Times New Roman" w:hAnsi="Times New Roman"/>
                <w:color w:val="242021"/>
              </w:rPr>
              <w:t>Hiểu và ứng dụng được mô hình Miller- Orr để xác định được khoảng biến thiên tồn quỹ tối 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0A2966" w14:textId="77777777" w:rsidR="00A042C2" w:rsidRPr="00A042C2" w:rsidRDefault="00A042C2" w:rsidP="00A042C2">
            <w:pPr>
              <w:spacing w:after="0" w:line="300" w:lineRule="auto"/>
              <w:jc w:val="center"/>
              <w:rPr>
                <w:rFonts w:ascii="Times New Roman" w:hAnsi="Times New Roman"/>
              </w:rPr>
            </w:pPr>
            <w:r w:rsidRPr="00A042C2">
              <w:rPr>
                <w:rFonts w:ascii="Times New Roman" w:hAnsi="Times New Roman"/>
              </w:rPr>
              <w:t>3</w:t>
            </w:r>
          </w:p>
        </w:tc>
      </w:tr>
      <w:bookmarkEnd w:id="17"/>
    </w:tbl>
    <w:p w14:paraId="3898CF41" w14:textId="77777777" w:rsidR="00046615" w:rsidRPr="00A042C2" w:rsidRDefault="00046615" w:rsidP="00A042C2">
      <w:pPr>
        <w:spacing w:after="0" w:line="300" w:lineRule="auto"/>
        <w:rPr>
          <w:rFonts w:ascii="Times New Roman" w:hAnsi="Times New Roman"/>
          <w:lang w:val="x-none" w:eastAsia="x-none"/>
        </w:rPr>
      </w:pPr>
    </w:p>
    <w:bookmarkEnd w:id="16"/>
    <w:p w14:paraId="317EF5C6" w14:textId="77777777" w:rsidR="00D219B8" w:rsidRPr="00A042C2" w:rsidRDefault="00D219B8" w:rsidP="00A042C2">
      <w:pPr>
        <w:widowControl w:val="0"/>
        <w:spacing w:after="0" w:line="300" w:lineRule="auto"/>
        <w:jc w:val="both"/>
        <w:rPr>
          <w:rFonts w:ascii="Times New Roman" w:hAnsi="Times New Roman"/>
          <w:b/>
          <w:sz w:val="24"/>
          <w:szCs w:val="24"/>
        </w:rPr>
      </w:pPr>
      <w:r w:rsidRPr="00A042C2">
        <w:rPr>
          <w:rFonts w:ascii="Times New Roman" w:hAnsi="Times New Roman"/>
          <w:b/>
          <w:sz w:val="24"/>
          <w:szCs w:val="24"/>
        </w:rPr>
        <w:t>7. ĐÁNH GIÁ HỌC PHẦN (Course Assessment)</w:t>
      </w:r>
    </w:p>
    <w:p w14:paraId="2A7735EC" w14:textId="77777777" w:rsidR="00D219B8" w:rsidRPr="00A042C2" w:rsidRDefault="00D219B8" w:rsidP="00A042C2">
      <w:pPr>
        <w:pStyle w:val="Heading1"/>
        <w:tabs>
          <w:tab w:val="left" w:pos="993"/>
        </w:tabs>
        <w:spacing w:line="300" w:lineRule="auto"/>
        <w:rPr>
          <w:rFonts w:ascii="Times New Roman" w:hAnsi="Times New Roman"/>
          <w:sz w:val="24"/>
          <w:szCs w:val="24"/>
        </w:rPr>
      </w:pPr>
      <w:bookmarkStart w:id="19" w:name="_Hlk86253979"/>
      <w:bookmarkStart w:id="20" w:name="_Hlk86298247"/>
      <w:r w:rsidRPr="00A042C2">
        <w:rPr>
          <w:rFonts w:ascii="Times New Roman" w:hAnsi="Times New Roman"/>
          <w:sz w:val="24"/>
          <w:szCs w:val="24"/>
        </w:rPr>
        <w:t>Bảng 3. Đánh giá học phần</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6"/>
        <w:gridCol w:w="1384"/>
        <w:gridCol w:w="805"/>
        <w:gridCol w:w="741"/>
        <w:gridCol w:w="2901"/>
        <w:gridCol w:w="712"/>
        <w:gridCol w:w="1404"/>
      </w:tblGrid>
      <w:tr w:rsidR="00A042C2" w:rsidRPr="00A042C2" w14:paraId="3F7ED43C" w14:textId="34A635B4" w:rsidTr="00A042C2">
        <w:trPr>
          <w:trHeight w:val="1088"/>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20"/>
          <w:p w14:paraId="598D976C" w14:textId="35AEB62A" w:rsidR="00A042C2" w:rsidRPr="00A042C2" w:rsidRDefault="00A042C2" w:rsidP="00A042C2">
            <w:pPr>
              <w:widowControl w:val="0"/>
              <w:spacing w:after="0" w:line="300" w:lineRule="auto"/>
              <w:jc w:val="center"/>
              <w:rPr>
                <w:rFonts w:ascii="Times New Roman" w:hAnsi="Times New Roman"/>
                <w:b/>
              </w:rPr>
            </w:pPr>
            <w:r>
              <w:rPr>
                <w:rFonts w:ascii="Times New Roman" w:hAnsi="Times New Roman"/>
                <w:b/>
              </w:rPr>
              <w:t>Hình thức</w:t>
            </w:r>
            <w:r w:rsidRPr="00A042C2">
              <w:rPr>
                <w:rFonts w:ascii="Times New Roman" w:hAnsi="Times New Roman"/>
                <w:b/>
              </w:rPr>
              <w:t xml:space="preserve">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F6E92C" w14:textId="71BEAB9E" w:rsidR="00A042C2" w:rsidRPr="00A042C2" w:rsidRDefault="00A042C2" w:rsidP="00A042C2">
            <w:pPr>
              <w:widowControl w:val="0"/>
              <w:spacing w:after="0" w:line="300" w:lineRule="auto"/>
              <w:jc w:val="center"/>
              <w:rPr>
                <w:rFonts w:ascii="Times New Roman" w:hAnsi="Times New Roman"/>
                <w:b/>
              </w:rPr>
            </w:pPr>
            <w:r>
              <w:rPr>
                <w:rFonts w:ascii="Times New Roman" w:hAnsi="Times New Roman"/>
                <w:b/>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65BF5C8" w14:textId="69EB29C1" w:rsidR="00A042C2" w:rsidRPr="00A042C2" w:rsidRDefault="00A042C2" w:rsidP="00A042C2">
            <w:pPr>
              <w:widowControl w:val="0"/>
              <w:spacing w:after="0" w:line="300" w:lineRule="auto"/>
              <w:jc w:val="center"/>
              <w:rPr>
                <w:rFonts w:ascii="Times New Roman" w:hAnsi="Times New Roman"/>
                <w:b/>
              </w:rPr>
            </w:pPr>
            <w:r>
              <w:rPr>
                <w:rFonts w:ascii="Times New Roman" w:hAnsi="Times New Roman"/>
                <w:b/>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0F0C75B"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01CD5C2" w14:textId="16CE1256" w:rsidR="00A042C2" w:rsidRPr="00A042C2" w:rsidRDefault="00A042C2" w:rsidP="00A042C2">
            <w:pPr>
              <w:widowControl w:val="0"/>
              <w:spacing w:after="0" w:line="300" w:lineRule="auto"/>
              <w:jc w:val="center"/>
              <w:rPr>
                <w:rFonts w:ascii="Times New Roman" w:hAnsi="Times New Roman"/>
                <w:b/>
              </w:rPr>
            </w:pPr>
            <w:r>
              <w:rPr>
                <w:rFonts w:ascii="Times New Roman" w:hAnsi="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D415C4D" w14:textId="015D3F85" w:rsidR="00A042C2" w:rsidRPr="00A042C2" w:rsidRDefault="00A042C2" w:rsidP="00A042C2">
            <w:pPr>
              <w:widowControl w:val="0"/>
              <w:spacing w:after="0" w:line="300" w:lineRule="auto"/>
              <w:jc w:val="center"/>
              <w:rPr>
                <w:rFonts w:ascii="Times New Roman" w:hAnsi="Times New Roman"/>
                <w:b/>
              </w:rPr>
            </w:pPr>
            <w:r>
              <w:rPr>
                <w:rFonts w:ascii="Times New Roman" w:hAnsi="Times New Roman"/>
                <w:b/>
              </w:rPr>
              <w:t>Tỷ lệ</w:t>
            </w:r>
            <w:r w:rsidRPr="00A042C2">
              <w:rPr>
                <w:rFonts w:ascii="Times New Roman" w:hAnsi="Times New Roman"/>
                <w:b/>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767052B" w14:textId="0B3879FF" w:rsidR="00A042C2" w:rsidRDefault="00A042C2" w:rsidP="00A042C2">
            <w:pPr>
              <w:widowControl w:val="0"/>
              <w:spacing w:after="0" w:line="300" w:lineRule="auto"/>
              <w:jc w:val="center"/>
              <w:rPr>
                <w:rFonts w:ascii="Times New Roman" w:hAnsi="Times New Roman"/>
                <w:b/>
              </w:rPr>
            </w:pPr>
            <w:r>
              <w:rPr>
                <w:rFonts w:ascii="Times New Roman" w:hAnsi="Times New Roman"/>
                <w:b/>
              </w:rPr>
              <w:t>CĐR/PLO của CTĐT</w:t>
            </w:r>
          </w:p>
        </w:tc>
      </w:tr>
      <w:tr w:rsidR="00A042C2" w:rsidRPr="00A042C2" w14:paraId="12A217B7" w14:textId="763E2719" w:rsidTr="00A042C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A0C89A"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3CAEBC"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0846A0"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8A4A47"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508433"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EC5C69"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b/>
              </w:rPr>
              <w:t>[6]</w:t>
            </w:r>
          </w:p>
        </w:tc>
        <w:tc>
          <w:tcPr>
            <w:tcW w:w="0" w:type="auto"/>
            <w:tcBorders>
              <w:top w:val="single" w:sz="4" w:space="0" w:color="auto"/>
              <w:left w:val="single" w:sz="4" w:space="0" w:color="auto"/>
              <w:bottom w:val="single" w:sz="4" w:space="0" w:color="auto"/>
              <w:right w:val="single" w:sz="4" w:space="0" w:color="auto"/>
            </w:tcBorders>
            <w:vAlign w:val="center"/>
          </w:tcPr>
          <w:p w14:paraId="496EDA2D" w14:textId="77777777" w:rsidR="00A042C2" w:rsidRPr="00A042C2" w:rsidRDefault="00A042C2" w:rsidP="00A042C2">
            <w:pPr>
              <w:widowControl w:val="0"/>
              <w:spacing w:after="0" w:line="300" w:lineRule="auto"/>
              <w:jc w:val="center"/>
              <w:rPr>
                <w:rFonts w:ascii="Times New Roman" w:hAnsi="Times New Roman"/>
                <w:b/>
              </w:rPr>
            </w:pPr>
          </w:p>
        </w:tc>
      </w:tr>
      <w:tr w:rsidR="00A042C2" w:rsidRPr="00A042C2" w14:paraId="3A57E7A8" w14:textId="3CB4BFFF" w:rsidTr="00A042C2">
        <w:tc>
          <w:tcPr>
            <w:tcW w:w="0" w:type="auto"/>
            <w:tcBorders>
              <w:top w:val="single" w:sz="4" w:space="0" w:color="auto"/>
              <w:left w:val="single" w:sz="4" w:space="0" w:color="auto"/>
              <w:right w:val="single" w:sz="4" w:space="0" w:color="auto"/>
            </w:tcBorders>
            <w:shd w:val="clear" w:color="auto" w:fill="F2F2F2"/>
            <w:vAlign w:val="center"/>
          </w:tcPr>
          <w:p w14:paraId="6F748CC9" w14:textId="77777777" w:rsidR="00A042C2" w:rsidRPr="00A042C2" w:rsidRDefault="00A042C2" w:rsidP="00A042C2">
            <w:pPr>
              <w:widowControl w:val="0"/>
              <w:spacing w:after="0" w:line="300" w:lineRule="auto"/>
              <w:jc w:val="center"/>
              <w:rPr>
                <w:rFonts w:ascii="Times New Roman" w:hAnsi="Times New Roman"/>
                <w:b/>
              </w:rPr>
            </w:pPr>
            <w:r w:rsidRPr="00A042C2">
              <w:rPr>
                <w:rFonts w:ascii="Times New Roman" w:hAnsi="Times New Roman"/>
                <w:lang w:val="fr-FR"/>
              </w:rPr>
              <w:t>Chuyên cần</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6549FBE5" w14:textId="77777777" w:rsidR="00A042C2" w:rsidRPr="00A042C2" w:rsidRDefault="00A042C2" w:rsidP="00A042C2">
            <w:pPr>
              <w:widowControl w:val="0"/>
              <w:spacing w:after="0" w:line="300" w:lineRule="auto"/>
              <w:jc w:val="both"/>
              <w:rPr>
                <w:rFonts w:ascii="Times New Roman" w:hAnsi="Times New Roman"/>
                <w:lang w:val="fr-FR"/>
              </w:rPr>
            </w:pPr>
            <w:r w:rsidRPr="00A042C2">
              <w:rPr>
                <w:rFonts w:ascii="Times New Roman" w:hAnsi="Times New Roman"/>
                <w:lang w:val="fr-FR"/>
              </w:rPr>
              <w:t xml:space="preserve">Thái độ học tập trên lớp </w:t>
            </w:r>
          </w:p>
          <w:p w14:paraId="62516A37" w14:textId="77777777" w:rsidR="00A042C2" w:rsidRPr="00A042C2" w:rsidRDefault="00A042C2" w:rsidP="00A042C2">
            <w:pPr>
              <w:widowControl w:val="0"/>
              <w:spacing w:after="0" w:line="300" w:lineRule="auto"/>
              <w:jc w:val="both"/>
              <w:rPr>
                <w:rFonts w:ascii="Times New Roman" w:hAnsi="Times New Roman"/>
                <w:lang w:val="fr-FR"/>
              </w:rPr>
            </w:pPr>
            <w:r w:rsidRPr="00A042C2">
              <w:rPr>
                <w:rFonts w:ascii="Times New Roman" w:hAnsi="Times New Roman"/>
                <w:lang w:val="fr-FR"/>
              </w:rPr>
              <w:t>Trả lời câu hỏi trên lớp</w:t>
            </w:r>
          </w:p>
          <w:p w14:paraId="68649AA4" w14:textId="77777777" w:rsidR="00A042C2" w:rsidRPr="00A042C2" w:rsidRDefault="00A042C2" w:rsidP="00A042C2">
            <w:pPr>
              <w:autoSpaceDE w:val="0"/>
              <w:autoSpaceDN w:val="0"/>
              <w:adjustRightInd w:val="0"/>
              <w:spacing w:after="0" w:line="300" w:lineRule="auto"/>
              <w:jc w:val="both"/>
              <w:rPr>
                <w:rFonts w:ascii="Times New Roman" w:hAnsi="Times New Roman"/>
              </w:rPr>
            </w:pPr>
            <w:r w:rsidRPr="00A042C2">
              <w:rPr>
                <w:rFonts w:ascii="Times New Roman" w:hAnsi="Times New Roman"/>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68D7D89"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12 tuần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15E98E"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 xml:space="preserve">CLO </w:t>
            </w:r>
          </w:p>
          <w:p w14:paraId="3CADBEEF" w14:textId="005F5386"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1.1 - 6.8</w:t>
            </w:r>
          </w:p>
          <w:p w14:paraId="7082A233" w14:textId="77777777" w:rsidR="00A042C2" w:rsidRPr="00A042C2" w:rsidRDefault="00A042C2" w:rsidP="00A042C2">
            <w:pPr>
              <w:widowControl w:val="0"/>
              <w:spacing w:after="0" w:line="300" w:lineRule="auto"/>
              <w:jc w:val="center"/>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957463" w14:textId="77777777" w:rsidR="00A042C2" w:rsidRPr="00A042C2" w:rsidRDefault="00A042C2" w:rsidP="00A042C2">
            <w:pPr>
              <w:widowControl w:val="0"/>
              <w:spacing w:after="0" w:line="300" w:lineRule="auto"/>
              <w:jc w:val="both"/>
              <w:rPr>
                <w:rFonts w:ascii="Times New Roman" w:hAnsi="Times New Roman"/>
              </w:rPr>
            </w:pPr>
            <w:r w:rsidRPr="00A042C2">
              <w:rPr>
                <w:rFonts w:ascii="Times New Roman" w:hAnsi="Times New Roman"/>
                <w:lang w:val="fr-FR"/>
              </w:rPr>
              <w:t>Nhật ký giảng dạy của giảng viên với các tiêu chí đánh giá (i) Mức độ tham gia (ii) Mức độ tương tác ; (iii) Chất lượng câu trả lời</w:t>
            </w:r>
          </w:p>
        </w:tc>
        <w:tc>
          <w:tcPr>
            <w:tcW w:w="0" w:type="auto"/>
            <w:tcBorders>
              <w:top w:val="single" w:sz="4" w:space="0" w:color="auto"/>
              <w:left w:val="single" w:sz="4" w:space="0" w:color="auto"/>
              <w:right w:val="single" w:sz="4" w:space="0" w:color="auto"/>
            </w:tcBorders>
            <w:shd w:val="clear" w:color="auto" w:fill="auto"/>
            <w:vAlign w:val="center"/>
          </w:tcPr>
          <w:p w14:paraId="269EEF87"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10%</w:t>
            </w:r>
          </w:p>
        </w:tc>
        <w:tc>
          <w:tcPr>
            <w:tcW w:w="0" w:type="auto"/>
            <w:tcBorders>
              <w:top w:val="single" w:sz="4" w:space="0" w:color="auto"/>
              <w:left w:val="single" w:sz="4" w:space="0" w:color="auto"/>
              <w:right w:val="single" w:sz="4" w:space="0" w:color="auto"/>
            </w:tcBorders>
            <w:vAlign w:val="center"/>
          </w:tcPr>
          <w:p w14:paraId="7D3676B2" w14:textId="77777777" w:rsidR="00A042C2" w:rsidRPr="00A042C2" w:rsidRDefault="00A042C2" w:rsidP="00A042C2">
            <w:pPr>
              <w:widowControl w:val="0"/>
              <w:spacing w:after="0" w:line="300" w:lineRule="auto"/>
              <w:jc w:val="center"/>
              <w:rPr>
                <w:rFonts w:ascii="Times New Roman" w:hAnsi="Times New Roman"/>
              </w:rPr>
            </w:pPr>
          </w:p>
        </w:tc>
      </w:tr>
      <w:tr w:rsidR="00A042C2" w:rsidRPr="00A042C2" w14:paraId="0262E198" w14:textId="2D747B6F" w:rsidTr="00A042C2">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595EFB29"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BD639A6" w14:textId="77777777" w:rsidR="00A042C2" w:rsidRPr="00A042C2" w:rsidRDefault="00A042C2" w:rsidP="00A042C2">
            <w:pPr>
              <w:spacing w:after="0" w:line="300" w:lineRule="auto"/>
              <w:jc w:val="both"/>
              <w:rPr>
                <w:rFonts w:ascii="Times New Roman" w:hAnsi="Times New Roman"/>
              </w:rPr>
            </w:pPr>
            <w:r w:rsidRPr="00A042C2">
              <w:rPr>
                <w:rFonts w:ascii="Times New Roman" w:hAnsi="Times New Roman"/>
              </w:rPr>
              <w:t>Bài tâp cá nhân</w:t>
            </w:r>
          </w:p>
          <w:p w14:paraId="546E6268" w14:textId="77777777" w:rsidR="00A042C2" w:rsidRPr="00A042C2" w:rsidRDefault="00A042C2" w:rsidP="00A042C2">
            <w:pPr>
              <w:spacing w:after="0" w:line="300" w:lineRule="auto"/>
              <w:jc w:val="both"/>
              <w:rPr>
                <w:rFonts w:ascii="Times New Roman" w:hAnsi="Times New Roman"/>
              </w:rPr>
            </w:pPr>
            <w:r w:rsidRPr="00A042C2">
              <w:rPr>
                <w:rFonts w:ascii="Times New Roman" w:hAnsi="Times New Roman"/>
              </w:rPr>
              <w:t>Bài tập nhóm</w:t>
            </w:r>
          </w:p>
          <w:p w14:paraId="29C2061A" w14:textId="77777777" w:rsidR="00A042C2" w:rsidRPr="00A042C2" w:rsidRDefault="00A042C2" w:rsidP="00A042C2">
            <w:pPr>
              <w:spacing w:after="0" w:line="300" w:lineRule="auto"/>
              <w:jc w:val="both"/>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70D084"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12 tuần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FC0CDA"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w:t>
            </w:r>
          </w:p>
          <w:p w14:paraId="0585EA2E" w14:textId="6E818DAE"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 xml:space="preserve">1.1 - 6.8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759829" w14:textId="77777777" w:rsidR="00A042C2" w:rsidRPr="00A042C2" w:rsidRDefault="00A042C2" w:rsidP="00A042C2">
            <w:pPr>
              <w:widowControl w:val="0"/>
              <w:spacing w:after="0" w:line="300" w:lineRule="auto"/>
              <w:jc w:val="both"/>
              <w:rPr>
                <w:rFonts w:ascii="Times New Roman" w:hAnsi="Times New Roman"/>
              </w:rPr>
            </w:pPr>
            <w:r w:rsidRPr="00A042C2">
              <w:rPr>
                <w:rFonts w:ascii="Times New Roman" w:hAnsi="Times New Roman"/>
                <w:lang w:val="fr-FR"/>
              </w:rPr>
              <w:t>Các tiêu chí : (i) Nội dung; (ii) Hình thức; (iii) Thời gian nộp; (iv) Mức độ hợp tác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5B589A"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40%</w:t>
            </w:r>
          </w:p>
        </w:tc>
        <w:tc>
          <w:tcPr>
            <w:tcW w:w="0" w:type="auto"/>
            <w:tcBorders>
              <w:top w:val="single" w:sz="4" w:space="0" w:color="auto"/>
              <w:left w:val="single" w:sz="4" w:space="0" w:color="auto"/>
              <w:bottom w:val="single" w:sz="4" w:space="0" w:color="auto"/>
              <w:right w:val="single" w:sz="4" w:space="0" w:color="auto"/>
            </w:tcBorders>
            <w:vAlign w:val="center"/>
          </w:tcPr>
          <w:p w14:paraId="68B01309" w14:textId="77777777" w:rsidR="00A042C2" w:rsidRPr="00A042C2" w:rsidRDefault="00A042C2" w:rsidP="00A042C2">
            <w:pPr>
              <w:widowControl w:val="0"/>
              <w:spacing w:after="0" w:line="300" w:lineRule="auto"/>
              <w:jc w:val="center"/>
              <w:rPr>
                <w:rFonts w:ascii="Times New Roman" w:hAnsi="Times New Roman"/>
              </w:rPr>
            </w:pPr>
          </w:p>
        </w:tc>
      </w:tr>
      <w:tr w:rsidR="00A042C2" w:rsidRPr="00A042C2" w14:paraId="126ED786" w14:textId="45D72593" w:rsidTr="00A042C2">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267528EF" w14:textId="77777777" w:rsidR="00A042C2" w:rsidRPr="00A042C2" w:rsidRDefault="00A042C2" w:rsidP="00A042C2">
            <w:pPr>
              <w:widowControl w:val="0"/>
              <w:spacing w:after="0" w:line="300" w:lineRule="auto"/>
              <w:jc w:val="center"/>
              <w:rPr>
                <w:rFonts w:ascii="Times New Roman" w:hAnsi="Times New Roman"/>
                <w:bCs/>
              </w:rPr>
            </w:pPr>
            <w:r w:rsidRPr="00A042C2">
              <w:rPr>
                <w:rFonts w:ascii="Times New Roman" w:hAnsi="Times New Roman"/>
                <w:bCs/>
              </w:rPr>
              <w:t>Đánh giá cuối kỳ</w:t>
            </w:r>
          </w:p>
        </w:tc>
        <w:tc>
          <w:tcPr>
            <w:tcW w:w="0" w:type="auto"/>
            <w:tcBorders>
              <w:top w:val="single" w:sz="4" w:space="0" w:color="auto"/>
              <w:left w:val="single" w:sz="4" w:space="0" w:color="auto"/>
              <w:bottom w:val="single" w:sz="4" w:space="0" w:color="auto"/>
              <w:right w:val="single" w:sz="4" w:space="0" w:color="auto"/>
            </w:tcBorders>
            <w:shd w:val="clear" w:color="auto" w:fill="F2F2F2"/>
            <w:vAlign w:val="center"/>
          </w:tcPr>
          <w:p w14:paraId="77B032D0" w14:textId="77777777" w:rsidR="00A042C2" w:rsidRPr="00A042C2" w:rsidRDefault="00A042C2" w:rsidP="00A042C2">
            <w:pPr>
              <w:widowControl w:val="0"/>
              <w:spacing w:after="0" w:line="300" w:lineRule="auto"/>
              <w:jc w:val="both"/>
              <w:rPr>
                <w:rFonts w:ascii="Times New Roman" w:hAnsi="Times New Roman"/>
                <w:lang w:val="fr-FR"/>
              </w:rPr>
            </w:pPr>
            <w:r w:rsidRPr="00A042C2">
              <w:rPr>
                <w:rFonts w:ascii="Times New Roman" w:hAnsi="Times New Roman"/>
                <w:lang w:val="fr-FR"/>
              </w:rPr>
              <w:t>Bài thi cuối kỳ</w:t>
            </w:r>
          </w:p>
          <w:p w14:paraId="3D9A4C2D" w14:textId="77777777" w:rsidR="00A042C2" w:rsidRPr="00A042C2" w:rsidRDefault="00A042C2" w:rsidP="00A042C2">
            <w:pPr>
              <w:spacing w:after="0" w:line="300" w:lineRule="auto"/>
              <w:jc w:val="both"/>
              <w:rPr>
                <w:rFonts w:ascii="Times New Roman" w:hAnsi="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692280"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Theo lịch thi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35D85A1"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CLO</w:t>
            </w:r>
          </w:p>
          <w:p w14:paraId="45DC585D" w14:textId="2CA2FEA1"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1.1 - 6.8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36D0B0" w14:textId="77777777" w:rsidR="00A042C2" w:rsidRPr="00A042C2" w:rsidRDefault="00A042C2" w:rsidP="00A042C2">
            <w:pPr>
              <w:widowControl w:val="0"/>
              <w:spacing w:after="0" w:line="300" w:lineRule="auto"/>
              <w:jc w:val="both"/>
              <w:rPr>
                <w:rFonts w:ascii="Times New Roman" w:hAnsi="Times New Roman"/>
              </w:rPr>
            </w:pPr>
            <w:r w:rsidRPr="00A042C2">
              <w:rPr>
                <w:rFonts w:ascii="Times New Roman" w:hAnsi="Times New Roman"/>
              </w:rPr>
              <w:t>Tự luận thời gian 90 phút hoặc trắc nghiệm trên máy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F0AECE" w14:textId="77777777" w:rsidR="00A042C2" w:rsidRPr="00A042C2" w:rsidRDefault="00A042C2" w:rsidP="00A042C2">
            <w:pPr>
              <w:widowControl w:val="0"/>
              <w:spacing w:after="0" w:line="300" w:lineRule="auto"/>
              <w:jc w:val="center"/>
              <w:rPr>
                <w:rFonts w:ascii="Times New Roman" w:hAnsi="Times New Roman"/>
              </w:rPr>
            </w:pPr>
            <w:r w:rsidRPr="00A042C2">
              <w:rPr>
                <w:rFonts w:ascii="Times New Roman" w:hAnsi="Times New Roman"/>
              </w:rPr>
              <w:t>50%</w:t>
            </w:r>
          </w:p>
        </w:tc>
        <w:tc>
          <w:tcPr>
            <w:tcW w:w="0" w:type="auto"/>
            <w:tcBorders>
              <w:top w:val="single" w:sz="4" w:space="0" w:color="auto"/>
              <w:left w:val="single" w:sz="4" w:space="0" w:color="auto"/>
              <w:bottom w:val="single" w:sz="4" w:space="0" w:color="auto"/>
              <w:right w:val="single" w:sz="4" w:space="0" w:color="auto"/>
            </w:tcBorders>
            <w:vAlign w:val="center"/>
          </w:tcPr>
          <w:p w14:paraId="69C9420E" w14:textId="77777777" w:rsidR="00A042C2" w:rsidRPr="00A042C2" w:rsidRDefault="00A042C2" w:rsidP="00A042C2">
            <w:pPr>
              <w:widowControl w:val="0"/>
              <w:spacing w:after="0" w:line="300" w:lineRule="auto"/>
              <w:jc w:val="center"/>
              <w:rPr>
                <w:rFonts w:ascii="Times New Roman" w:hAnsi="Times New Roman"/>
              </w:rPr>
            </w:pPr>
          </w:p>
        </w:tc>
      </w:tr>
    </w:tbl>
    <w:p w14:paraId="5A7966FB" w14:textId="77777777" w:rsidR="005D6415" w:rsidRPr="00A042C2" w:rsidRDefault="005D6415" w:rsidP="00A042C2">
      <w:pPr>
        <w:widowControl w:val="0"/>
        <w:spacing w:after="0" w:line="300" w:lineRule="auto"/>
        <w:jc w:val="both"/>
        <w:rPr>
          <w:rFonts w:ascii="Times New Roman" w:hAnsi="Times New Roman"/>
          <w:bCs/>
          <w:i/>
          <w:iCs/>
          <w:sz w:val="24"/>
          <w:szCs w:val="24"/>
        </w:rPr>
      </w:pPr>
    </w:p>
    <w:p w14:paraId="0C709F81" w14:textId="77777777" w:rsidR="00A042C2" w:rsidRDefault="00A042C2" w:rsidP="00A042C2">
      <w:pPr>
        <w:widowControl w:val="0"/>
        <w:spacing w:after="0" w:line="300" w:lineRule="auto"/>
        <w:jc w:val="both"/>
        <w:rPr>
          <w:rFonts w:ascii="Times New Roman" w:hAnsi="Times New Roman"/>
          <w:b/>
          <w:sz w:val="24"/>
          <w:szCs w:val="24"/>
          <w:lang w:val="pt-BR"/>
        </w:rPr>
      </w:pPr>
    </w:p>
    <w:p w14:paraId="46A8042D" w14:textId="77777777" w:rsidR="00A042C2" w:rsidRDefault="00A042C2" w:rsidP="00A042C2">
      <w:pPr>
        <w:widowControl w:val="0"/>
        <w:spacing w:after="0" w:line="300" w:lineRule="auto"/>
        <w:jc w:val="both"/>
        <w:rPr>
          <w:rFonts w:ascii="Times New Roman" w:hAnsi="Times New Roman"/>
          <w:b/>
          <w:sz w:val="24"/>
          <w:szCs w:val="24"/>
          <w:lang w:val="pt-BR"/>
        </w:rPr>
      </w:pPr>
      <w:r>
        <w:rPr>
          <w:rFonts w:ascii="Times New Roman" w:hAnsi="Times New Roman"/>
          <w:b/>
          <w:sz w:val="24"/>
          <w:szCs w:val="24"/>
          <w:lang w:val="pt-BR"/>
        </w:rPr>
        <w:br w:type="page"/>
      </w:r>
    </w:p>
    <w:p w14:paraId="599BCAE0" w14:textId="77777777" w:rsidR="00A042C2" w:rsidRDefault="00A042C2" w:rsidP="00A042C2">
      <w:pPr>
        <w:widowControl w:val="0"/>
        <w:spacing w:after="0" w:line="300" w:lineRule="auto"/>
        <w:jc w:val="both"/>
        <w:rPr>
          <w:rFonts w:ascii="Times New Roman" w:hAnsi="Times New Roman"/>
          <w:b/>
          <w:sz w:val="24"/>
          <w:szCs w:val="24"/>
          <w:lang w:val="pt-BR"/>
        </w:rPr>
        <w:sectPr w:rsidR="00A042C2" w:rsidSect="00A042C2">
          <w:footerReference w:type="default" r:id="rId10"/>
          <w:pgSz w:w="11909" w:h="16834" w:code="9"/>
          <w:pgMar w:top="1134" w:right="1418" w:bottom="1134" w:left="1418" w:header="720" w:footer="0" w:gutter="0"/>
          <w:pgNumType w:start="1"/>
          <w:cols w:space="720"/>
          <w:docGrid w:linePitch="360"/>
        </w:sectPr>
      </w:pPr>
    </w:p>
    <w:p w14:paraId="6DDB7DB1" w14:textId="36B5055E" w:rsidR="00D219B8" w:rsidRPr="00A042C2" w:rsidRDefault="00D219B8" w:rsidP="00A042C2">
      <w:pPr>
        <w:widowControl w:val="0"/>
        <w:spacing w:after="0" w:line="300" w:lineRule="auto"/>
        <w:jc w:val="both"/>
        <w:rPr>
          <w:rFonts w:ascii="Times New Roman" w:hAnsi="Times New Roman"/>
          <w:b/>
          <w:sz w:val="24"/>
          <w:szCs w:val="24"/>
          <w:lang w:val="pt-BR"/>
        </w:rPr>
      </w:pPr>
      <w:r w:rsidRPr="00A042C2">
        <w:rPr>
          <w:rFonts w:ascii="Times New Roman" w:hAnsi="Times New Roman"/>
          <w:b/>
          <w:sz w:val="24"/>
          <w:szCs w:val="24"/>
          <w:lang w:val="pt-BR"/>
        </w:rPr>
        <w:lastRenderedPageBreak/>
        <w:t>8. KẾ HOẠCH DẠY HỌC (Lesson Plan)</w:t>
      </w:r>
    </w:p>
    <w:p w14:paraId="1871D3C8" w14:textId="77777777" w:rsidR="00D219B8" w:rsidRPr="00A042C2" w:rsidRDefault="00D219B8" w:rsidP="00A042C2">
      <w:pPr>
        <w:spacing w:after="0" w:line="300" w:lineRule="auto"/>
        <w:jc w:val="center"/>
        <w:rPr>
          <w:rFonts w:ascii="Times New Roman" w:hAnsi="Times New Roman"/>
          <w:b/>
          <w:bCs/>
          <w:sz w:val="24"/>
          <w:szCs w:val="24"/>
        </w:rPr>
      </w:pPr>
      <w:bookmarkStart w:id="21" w:name="_Hlk86254059"/>
      <w:bookmarkStart w:id="22" w:name="_Hlk86298270"/>
      <w:r w:rsidRPr="00A042C2">
        <w:rPr>
          <w:rFonts w:ascii="Times New Roman" w:hAnsi="Times New Roman"/>
          <w:b/>
          <w:bCs/>
          <w:sz w:val="24"/>
          <w:szCs w:val="24"/>
        </w:rPr>
        <w:t xml:space="preserve">Bảng 4. Kế hoạch và Nội dung </w:t>
      </w:r>
      <w:bookmarkEnd w:id="21"/>
      <w:r w:rsidRPr="00A042C2">
        <w:rPr>
          <w:rFonts w:ascii="Times New Roman" w:hAnsi="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3763"/>
        <w:gridCol w:w="1685"/>
        <w:gridCol w:w="5124"/>
        <w:gridCol w:w="2118"/>
        <w:gridCol w:w="1068"/>
      </w:tblGrid>
      <w:tr w:rsidR="003878B4" w:rsidRPr="00A042C2" w14:paraId="7BF656D5" w14:textId="77777777" w:rsidTr="00A042C2">
        <w:trPr>
          <w:trHeight w:val="20"/>
          <w:tblHeader/>
        </w:trPr>
        <w:tc>
          <w:tcPr>
            <w:tcW w:w="0" w:type="auto"/>
            <w:shd w:val="clear" w:color="auto" w:fill="E2EFD9" w:themeFill="accent6" w:themeFillTint="33"/>
            <w:vAlign w:val="center"/>
          </w:tcPr>
          <w:bookmarkEnd w:id="22"/>
          <w:p w14:paraId="7998AA7B"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r w:rsidRPr="00A042C2">
              <w:rPr>
                <w:rFonts w:ascii="Times New Roman" w:hAnsi="Times New Roman"/>
                <w:b/>
                <w:sz w:val="24"/>
                <w:szCs w:val="24"/>
              </w:rPr>
              <w:t>Tuần</w:t>
            </w:r>
          </w:p>
        </w:tc>
        <w:tc>
          <w:tcPr>
            <w:tcW w:w="0" w:type="auto"/>
            <w:shd w:val="clear" w:color="auto" w:fill="E2EFD9" w:themeFill="accent6" w:themeFillTint="33"/>
            <w:vAlign w:val="center"/>
          </w:tcPr>
          <w:p w14:paraId="70D12FFC"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r w:rsidRPr="00A042C2">
              <w:rPr>
                <w:rFonts w:ascii="Times New Roman" w:hAnsi="Times New Roman"/>
                <w:b/>
                <w:sz w:val="24"/>
                <w:szCs w:val="24"/>
              </w:rPr>
              <w:t>Nội dung</w:t>
            </w:r>
          </w:p>
        </w:tc>
        <w:tc>
          <w:tcPr>
            <w:tcW w:w="0" w:type="auto"/>
            <w:shd w:val="clear" w:color="auto" w:fill="E2EFD9" w:themeFill="accent6" w:themeFillTint="33"/>
            <w:vAlign w:val="center"/>
          </w:tcPr>
          <w:p w14:paraId="242AC7C4"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r w:rsidRPr="00A042C2">
              <w:rPr>
                <w:rFonts w:ascii="Times New Roman" w:hAnsi="Times New Roman"/>
                <w:b/>
                <w:sz w:val="24"/>
                <w:szCs w:val="24"/>
              </w:rPr>
              <w:t xml:space="preserve">Tài </w:t>
            </w:r>
            <w:commentRangeStart w:id="23"/>
            <w:r w:rsidRPr="00A042C2">
              <w:rPr>
                <w:rFonts w:ascii="Times New Roman" w:hAnsi="Times New Roman"/>
                <w:b/>
                <w:sz w:val="24"/>
                <w:szCs w:val="24"/>
              </w:rPr>
              <w:t>liệu đọc</w:t>
            </w:r>
            <w:commentRangeEnd w:id="23"/>
            <w:r w:rsidR="00E0347D" w:rsidRPr="00A042C2">
              <w:rPr>
                <w:rStyle w:val="CommentReference"/>
                <w:rFonts w:ascii="Times New Roman" w:hAnsi="Times New Roman"/>
                <w:lang w:val="x-none" w:eastAsia="x-none"/>
              </w:rPr>
              <w:commentReference w:id="23"/>
            </w:r>
          </w:p>
        </w:tc>
        <w:tc>
          <w:tcPr>
            <w:tcW w:w="0" w:type="auto"/>
            <w:shd w:val="clear" w:color="auto" w:fill="E2EFD9" w:themeFill="accent6" w:themeFillTint="33"/>
            <w:vAlign w:val="center"/>
          </w:tcPr>
          <w:p w14:paraId="183E6F5D" w14:textId="77777777" w:rsidR="00D219B8" w:rsidRPr="00A042C2" w:rsidRDefault="00D219B8" w:rsidP="00A042C2">
            <w:pPr>
              <w:widowControl w:val="0"/>
              <w:tabs>
                <w:tab w:val="left" w:pos="993"/>
              </w:tabs>
              <w:spacing w:after="0" w:line="300" w:lineRule="auto"/>
              <w:ind w:left="-198" w:firstLine="96"/>
              <w:jc w:val="center"/>
              <w:rPr>
                <w:rFonts w:ascii="Times New Roman" w:hAnsi="Times New Roman"/>
                <w:b/>
                <w:sz w:val="24"/>
                <w:szCs w:val="24"/>
              </w:rPr>
            </w:pPr>
            <w:r w:rsidRPr="00A042C2">
              <w:rPr>
                <w:rFonts w:ascii="Times New Roman" w:hAnsi="Times New Roman"/>
                <w:b/>
                <w:sz w:val="24"/>
                <w:szCs w:val="24"/>
              </w:rPr>
              <w:t>Hoạt động</w:t>
            </w:r>
          </w:p>
          <w:p w14:paraId="2E430F5D"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r w:rsidRPr="00A042C2">
              <w:rPr>
                <w:rFonts w:ascii="Times New Roman" w:hAnsi="Times New Roman"/>
                <w:b/>
                <w:sz w:val="24"/>
                <w:szCs w:val="24"/>
              </w:rPr>
              <w:t>dạy và học</w:t>
            </w:r>
          </w:p>
        </w:tc>
        <w:tc>
          <w:tcPr>
            <w:tcW w:w="0" w:type="auto"/>
            <w:shd w:val="clear" w:color="auto" w:fill="E2EFD9" w:themeFill="accent6" w:themeFillTint="33"/>
            <w:vAlign w:val="center"/>
          </w:tcPr>
          <w:p w14:paraId="5DB12EB0"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r w:rsidRPr="00A042C2">
              <w:rPr>
                <w:rFonts w:ascii="Times New Roman" w:hAnsi="Times New Roman"/>
                <w:b/>
                <w:sz w:val="24"/>
                <w:szCs w:val="24"/>
              </w:rPr>
              <w:t>Đánh giá</w:t>
            </w:r>
          </w:p>
        </w:tc>
        <w:tc>
          <w:tcPr>
            <w:tcW w:w="0" w:type="auto"/>
            <w:shd w:val="clear" w:color="auto" w:fill="E2EFD9" w:themeFill="accent6" w:themeFillTint="33"/>
            <w:vAlign w:val="center"/>
          </w:tcPr>
          <w:p w14:paraId="7158EFD9"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r w:rsidRPr="00A042C2">
              <w:rPr>
                <w:rFonts w:ascii="Times New Roman" w:hAnsi="Times New Roman"/>
                <w:b/>
                <w:sz w:val="24"/>
                <w:szCs w:val="24"/>
              </w:rPr>
              <w:t>CLOs</w:t>
            </w:r>
          </w:p>
        </w:tc>
      </w:tr>
      <w:tr w:rsidR="003878B4" w:rsidRPr="00A042C2" w14:paraId="56F27E7D" w14:textId="77777777" w:rsidTr="00A042C2">
        <w:trPr>
          <w:trHeight w:val="20"/>
          <w:tblHeader/>
        </w:trPr>
        <w:tc>
          <w:tcPr>
            <w:tcW w:w="0" w:type="auto"/>
            <w:shd w:val="clear" w:color="auto" w:fill="E2EFD9" w:themeFill="accent6" w:themeFillTint="33"/>
            <w:vAlign w:val="center"/>
          </w:tcPr>
          <w:p w14:paraId="346E2516"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lang w:val="pt-BR"/>
              </w:rPr>
            </w:pPr>
            <w:r w:rsidRPr="00A042C2">
              <w:rPr>
                <w:rFonts w:ascii="Times New Roman" w:hAnsi="Times New Roman"/>
                <w:sz w:val="24"/>
                <w:szCs w:val="24"/>
                <w:lang w:val="pt-BR"/>
              </w:rPr>
              <w:t>[1]</w:t>
            </w:r>
          </w:p>
        </w:tc>
        <w:tc>
          <w:tcPr>
            <w:tcW w:w="0" w:type="auto"/>
            <w:shd w:val="clear" w:color="auto" w:fill="E2EFD9" w:themeFill="accent6" w:themeFillTint="33"/>
            <w:vAlign w:val="center"/>
          </w:tcPr>
          <w:p w14:paraId="009192A4" w14:textId="77777777" w:rsidR="00D219B8" w:rsidRPr="00A042C2" w:rsidRDefault="00D219B8" w:rsidP="00A042C2">
            <w:pPr>
              <w:tabs>
                <w:tab w:val="left" w:pos="720"/>
              </w:tabs>
              <w:spacing w:after="0" w:line="300" w:lineRule="auto"/>
              <w:jc w:val="center"/>
              <w:rPr>
                <w:rFonts w:ascii="Times New Roman" w:hAnsi="Times New Roman"/>
                <w:sz w:val="24"/>
                <w:szCs w:val="24"/>
                <w:lang w:val="pt-BR"/>
              </w:rPr>
            </w:pPr>
            <w:r w:rsidRPr="00A042C2">
              <w:rPr>
                <w:rFonts w:ascii="Times New Roman" w:hAnsi="Times New Roman"/>
                <w:sz w:val="24"/>
                <w:szCs w:val="24"/>
                <w:lang w:val="pt-BR"/>
              </w:rPr>
              <w:t>[2]</w:t>
            </w:r>
          </w:p>
        </w:tc>
        <w:tc>
          <w:tcPr>
            <w:tcW w:w="0" w:type="auto"/>
            <w:shd w:val="clear" w:color="auto" w:fill="E2EFD9" w:themeFill="accent6" w:themeFillTint="33"/>
            <w:vAlign w:val="center"/>
          </w:tcPr>
          <w:p w14:paraId="6BB3424A" w14:textId="77777777" w:rsidR="00D219B8" w:rsidRPr="00A042C2" w:rsidRDefault="00D219B8" w:rsidP="00A042C2">
            <w:pPr>
              <w:tabs>
                <w:tab w:val="left" w:pos="720"/>
              </w:tabs>
              <w:spacing w:after="0" w:line="300" w:lineRule="auto"/>
              <w:jc w:val="center"/>
              <w:rPr>
                <w:rFonts w:ascii="Times New Roman" w:hAnsi="Times New Roman"/>
                <w:sz w:val="24"/>
                <w:szCs w:val="24"/>
                <w:lang w:val="pt-BR"/>
              </w:rPr>
            </w:pPr>
            <w:r w:rsidRPr="00A042C2">
              <w:rPr>
                <w:rFonts w:ascii="Times New Roman" w:hAnsi="Times New Roman"/>
                <w:sz w:val="24"/>
                <w:szCs w:val="24"/>
                <w:lang w:val="pt-BR"/>
              </w:rPr>
              <w:t>[3]</w:t>
            </w:r>
          </w:p>
        </w:tc>
        <w:tc>
          <w:tcPr>
            <w:tcW w:w="0" w:type="auto"/>
            <w:shd w:val="clear" w:color="auto" w:fill="E2EFD9" w:themeFill="accent6" w:themeFillTint="33"/>
            <w:vAlign w:val="center"/>
          </w:tcPr>
          <w:p w14:paraId="5703113C" w14:textId="77777777" w:rsidR="00D219B8" w:rsidRPr="00A042C2" w:rsidRDefault="00D219B8" w:rsidP="00A042C2">
            <w:pPr>
              <w:tabs>
                <w:tab w:val="left" w:pos="720"/>
              </w:tabs>
              <w:spacing w:after="0" w:line="300" w:lineRule="auto"/>
              <w:jc w:val="center"/>
              <w:rPr>
                <w:rFonts w:ascii="Times New Roman" w:hAnsi="Times New Roman"/>
                <w:sz w:val="24"/>
                <w:szCs w:val="24"/>
                <w:lang w:val="pt-BR"/>
              </w:rPr>
            </w:pPr>
            <w:r w:rsidRPr="00A042C2">
              <w:rPr>
                <w:rFonts w:ascii="Times New Roman" w:hAnsi="Times New Roman"/>
                <w:sz w:val="24"/>
                <w:szCs w:val="24"/>
                <w:lang w:val="pt-BR"/>
              </w:rPr>
              <w:t>[4]</w:t>
            </w:r>
          </w:p>
        </w:tc>
        <w:tc>
          <w:tcPr>
            <w:tcW w:w="0" w:type="auto"/>
            <w:shd w:val="clear" w:color="auto" w:fill="E2EFD9" w:themeFill="accent6" w:themeFillTint="33"/>
            <w:vAlign w:val="center"/>
          </w:tcPr>
          <w:p w14:paraId="2BB91605"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t>[5]</w:t>
            </w:r>
          </w:p>
        </w:tc>
        <w:tc>
          <w:tcPr>
            <w:tcW w:w="0" w:type="auto"/>
            <w:shd w:val="clear" w:color="auto" w:fill="E2EFD9" w:themeFill="accent6" w:themeFillTint="33"/>
            <w:vAlign w:val="center"/>
          </w:tcPr>
          <w:p w14:paraId="768E94E1" w14:textId="77777777" w:rsidR="00D219B8" w:rsidRPr="00A042C2" w:rsidRDefault="00D219B8" w:rsidP="00A042C2">
            <w:pPr>
              <w:tabs>
                <w:tab w:val="left" w:pos="720"/>
              </w:tabs>
              <w:spacing w:after="0" w:line="300" w:lineRule="auto"/>
              <w:jc w:val="center"/>
              <w:rPr>
                <w:rFonts w:ascii="Times New Roman" w:hAnsi="Times New Roman"/>
                <w:sz w:val="24"/>
                <w:szCs w:val="24"/>
                <w:lang w:val="pt-BR"/>
              </w:rPr>
            </w:pPr>
            <w:r w:rsidRPr="00A042C2">
              <w:rPr>
                <w:rFonts w:ascii="Times New Roman" w:hAnsi="Times New Roman"/>
                <w:sz w:val="24"/>
                <w:szCs w:val="24"/>
                <w:lang w:val="pt-BR"/>
              </w:rPr>
              <w:t>[6]</w:t>
            </w:r>
          </w:p>
        </w:tc>
      </w:tr>
      <w:tr w:rsidR="003878B4" w:rsidRPr="00A042C2" w14:paraId="15D0D4AB" w14:textId="77777777" w:rsidTr="00A042C2">
        <w:trPr>
          <w:trHeight w:val="20"/>
        </w:trPr>
        <w:tc>
          <w:tcPr>
            <w:tcW w:w="0" w:type="auto"/>
            <w:shd w:val="clear" w:color="auto" w:fill="auto"/>
            <w:vAlign w:val="center"/>
          </w:tcPr>
          <w:p w14:paraId="2FEB59E7" w14:textId="77777777" w:rsidR="00D219B8" w:rsidRPr="00A042C2" w:rsidRDefault="00D219B8" w:rsidP="00A042C2">
            <w:pPr>
              <w:widowControl w:val="0"/>
              <w:tabs>
                <w:tab w:val="left" w:pos="993"/>
              </w:tabs>
              <w:spacing w:after="0" w:line="300" w:lineRule="auto"/>
              <w:jc w:val="center"/>
              <w:rPr>
                <w:rFonts w:ascii="Times New Roman" w:hAnsi="Times New Roman"/>
                <w:b/>
                <w:bCs/>
                <w:sz w:val="24"/>
                <w:szCs w:val="24"/>
              </w:rPr>
            </w:pPr>
            <w:r w:rsidRPr="00A042C2">
              <w:rPr>
                <w:rFonts w:ascii="Times New Roman" w:hAnsi="Times New Roman"/>
                <w:b/>
                <w:bCs/>
                <w:sz w:val="24"/>
                <w:szCs w:val="24"/>
                <w:lang w:val="pt-BR"/>
              </w:rPr>
              <w:t>1</w:t>
            </w:r>
          </w:p>
        </w:tc>
        <w:tc>
          <w:tcPr>
            <w:tcW w:w="0" w:type="auto"/>
            <w:shd w:val="clear" w:color="auto" w:fill="auto"/>
          </w:tcPr>
          <w:p w14:paraId="72E4BA3F"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 xml:space="preserve">Lecture 1. </w:t>
            </w:r>
          </w:p>
          <w:p w14:paraId="4BCA0017"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Bài mở đầu</w:t>
            </w:r>
          </w:p>
          <w:p w14:paraId="5809BEEB"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xml:space="preserve">1.1. Giới thiệu, làm quen với học phần </w:t>
            </w:r>
          </w:p>
          <w:p w14:paraId="08EE2F6A"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1.2. Giới thiệu về vai trò và vị trí đào tạo của  học phần trong CTĐT</w:t>
            </w:r>
          </w:p>
          <w:p w14:paraId="349DBA85" w14:textId="2ECBD34B" w:rsidR="00D219B8" w:rsidRPr="00A042C2" w:rsidRDefault="00D219B8" w:rsidP="00A042C2">
            <w:pPr>
              <w:widowControl w:val="0"/>
              <w:tabs>
                <w:tab w:val="left" w:pos="993"/>
              </w:tabs>
              <w:spacing w:after="0" w:line="300" w:lineRule="auto"/>
              <w:rPr>
                <w:rFonts w:ascii="Times New Roman" w:hAnsi="Times New Roman"/>
                <w:b/>
                <w:sz w:val="24"/>
                <w:szCs w:val="24"/>
              </w:rPr>
            </w:pPr>
            <w:r w:rsidRPr="00A042C2">
              <w:rPr>
                <w:rFonts w:ascii="Times New Roman" w:hAnsi="Times New Roman"/>
                <w:sz w:val="24"/>
                <w:szCs w:val="24"/>
                <w:lang w:val="pt-BR"/>
              </w:rPr>
              <w:t xml:space="preserve">1.3. Hệ thống lại các kiến thức nền tảng về thị trường tài chính, hệ thống tài chính và vai trò của </w:t>
            </w:r>
            <w:r w:rsidR="00BA5FFE" w:rsidRPr="00A042C2">
              <w:rPr>
                <w:rFonts w:ascii="Times New Roman" w:hAnsi="Times New Roman"/>
                <w:color w:val="242021"/>
                <w:sz w:val="24"/>
                <w:szCs w:val="24"/>
              </w:rPr>
              <w:t>các công ty ngành DLKS</w:t>
            </w:r>
            <w:r w:rsidR="00BA5FFE" w:rsidRPr="00A042C2">
              <w:rPr>
                <w:rFonts w:ascii="Times New Roman" w:hAnsi="Times New Roman"/>
                <w:sz w:val="24"/>
                <w:szCs w:val="24"/>
                <w:lang w:val="pt-BR"/>
              </w:rPr>
              <w:t xml:space="preserve"> </w:t>
            </w:r>
            <w:r w:rsidRPr="00A042C2">
              <w:rPr>
                <w:rFonts w:ascii="Times New Roman" w:hAnsi="Times New Roman"/>
                <w:sz w:val="24"/>
                <w:szCs w:val="24"/>
                <w:lang w:val="pt-BR"/>
              </w:rPr>
              <w:t>trong hệ thống tài chính quốc gia.</w:t>
            </w:r>
          </w:p>
        </w:tc>
        <w:tc>
          <w:tcPr>
            <w:tcW w:w="0" w:type="auto"/>
          </w:tcPr>
          <w:p w14:paraId="508D84C7" w14:textId="05B49D1E" w:rsidR="00D219B8"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Ch01, Ch02, Ch03</w:t>
            </w:r>
          </w:p>
          <w:p w14:paraId="602B9E68" w14:textId="77777777" w:rsidR="00D219B8" w:rsidRPr="00A042C2" w:rsidRDefault="00D219B8" w:rsidP="00A042C2">
            <w:pPr>
              <w:tabs>
                <w:tab w:val="left" w:pos="720"/>
              </w:tabs>
              <w:spacing w:after="0" w:line="300" w:lineRule="auto"/>
              <w:rPr>
                <w:rFonts w:ascii="Times New Roman" w:hAnsi="Times New Roman"/>
                <w:b/>
                <w:sz w:val="24"/>
                <w:szCs w:val="24"/>
              </w:rPr>
            </w:pPr>
          </w:p>
        </w:tc>
        <w:tc>
          <w:tcPr>
            <w:tcW w:w="0" w:type="auto"/>
            <w:shd w:val="clear" w:color="auto" w:fill="auto"/>
          </w:tcPr>
          <w:p w14:paraId="0468ED00"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Giảng viên</w:t>
            </w:r>
          </w:p>
          <w:p w14:paraId="4858DE15"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Giới thiệu đề cương, giáo trình, tài liệu tham khảo, phần mềm, slide...</w:t>
            </w:r>
          </w:p>
          <w:p w14:paraId="144CB79B"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Giảng lý thuyết hệ thống lại một số kiến thức nền tảng liên quan đến các học phần tiên quyết trước đó (Lý thuyết Tài chính tiền tệ &amp; Nguyên lý kế toán)</w:t>
            </w:r>
          </w:p>
          <w:p w14:paraId="5E2C5EF8"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Hướng dẫn đọc giáo trình, tài liệu tham khảo theo nội dung bám sát đề cương học phần theo từng chương.</w:t>
            </w:r>
          </w:p>
          <w:p w14:paraId="674429A2"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-Giảng viên có thể giới thiệu một số tài liệu tham khảo khác có tính ứng dụng thực tiễn (ví dụ như các website của các công ty chứng khoán, các trang tạp chí về tài chính...)</w:t>
            </w:r>
          </w:p>
          <w:p w14:paraId="3CFE0804"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Yêu cầu sinh viên xem lại kiến thức các học phần tiên quyết</w:t>
            </w:r>
          </w:p>
          <w:p w14:paraId="788644F6"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Yêu cầu sinh viên xem trước ví dụ, câu hỏi, bài tập dành cho seminar 1</w:t>
            </w:r>
          </w:p>
          <w:p w14:paraId="52108475"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Sinh viên</w:t>
            </w:r>
          </w:p>
          <w:p w14:paraId="5EB65657"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Xem trước đề cương</w:t>
            </w:r>
          </w:p>
          <w:p w14:paraId="141B3FA5"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 Đọc các tài liệu (Sách giáo trình và các nguồn tài liệu tham khảo)</w:t>
            </w:r>
          </w:p>
          <w:p w14:paraId="74654FF7" w14:textId="77777777" w:rsidR="00D219B8" w:rsidRPr="00A042C2" w:rsidRDefault="00D219B8" w:rsidP="00A042C2">
            <w:pPr>
              <w:widowControl w:val="0"/>
              <w:tabs>
                <w:tab w:val="left" w:pos="993"/>
              </w:tabs>
              <w:spacing w:after="0" w:line="300" w:lineRule="auto"/>
              <w:rPr>
                <w:rFonts w:ascii="Times New Roman" w:hAnsi="Times New Roman"/>
                <w:b/>
                <w:sz w:val="24"/>
                <w:szCs w:val="24"/>
              </w:rPr>
            </w:pPr>
            <w:r w:rsidRPr="00A042C2">
              <w:rPr>
                <w:rFonts w:ascii="Times New Roman" w:hAnsi="Times New Roman"/>
                <w:sz w:val="24"/>
                <w:szCs w:val="24"/>
                <w:lang w:val="pt-BR"/>
              </w:rPr>
              <w:t>- Xem lại các kiến thức của học phần tiên quyết</w:t>
            </w:r>
          </w:p>
        </w:tc>
        <w:tc>
          <w:tcPr>
            <w:tcW w:w="0" w:type="auto"/>
            <w:shd w:val="clear" w:color="auto" w:fill="auto"/>
            <w:vAlign w:val="center"/>
          </w:tcPr>
          <w:p w14:paraId="6DB9AB51" w14:textId="77777777" w:rsidR="00D219B8" w:rsidRPr="00A042C2" w:rsidRDefault="00D219B8" w:rsidP="00A042C2">
            <w:pPr>
              <w:tabs>
                <w:tab w:val="left" w:pos="720"/>
              </w:tabs>
              <w:spacing w:after="0" w:line="300" w:lineRule="auto"/>
              <w:rPr>
                <w:rFonts w:ascii="Times New Roman" w:hAnsi="Times New Roman"/>
                <w:b/>
                <w:sz w:val="24"/>
                <w:szCs w:val="24"/>
              </w:rPr>
            </w:pPr>
          </w:p>
        </w:tc>
        <w:tc>
          <w:tcPr>
            <w:tcW w:w="0" w:type="auto"/>
            <w:vAlign w:val="center"/>
          </w:tcPr>
          <w:p w14:paraId="06EE348C"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lang w:val="pt-BR"/>
              </w:rPr>
            </w:pPr>
            <w:r w:rsidRPr="00A042C2">
              <w:rPr>
                <w:rFonts w:ascii="Times New Roman" w:hAnsi="Times New Roman"/>
                <w:sz w:val="24"/>
                <w:szCs w:val="24"/>
                <w:lang w:val="pt-BR"/>
              </w:rPr>
              <w:t>CLO 1-7</w:t>
            </w:r>
          </w:p>
          <w:p w14:paraId="7B62848C" w14:textId="77777777" w:rsidR="00D219B8" w:rsidRPr="00A042C2" w:rsidRDefault="00D219B8" w:rsidP="00A042C2">
            <w:pPr>
              <w:widowControl w:val="0"/>
              <w:tabs>
                <w:tab w:val="left" w:pos="993"/>
              </w:tabs>
              <w:spacing w:after="0" w:line="300" w:lineRule="auto"/>
              <w:rPr>
                <w:rFonts w:ascii="Times New Roman" w:hAnsi="Times New Roman"/>
                <w:bCs/>
                <w:sz w:val="24"/>
                <w:szCs w:val="24"/>
              </w:rPr>
            </w:pPr>
          </w:p>
          <w:p w14:paraId="0D83D6B7" w14:textId="77777777" w:rsidR="00D219B8" w:rsidRPr="00A042C2" w:rsidRDefault="00D219B8" w:rsidP="00A042C2">
            <w:pPr>
              <w:widowControl w:val="0"/>
              <w:tabs>
                <w:tab w:val="left" w:pos="993"/>
              </w:tabs>
              <w:spacing w:after="0" w:line="300" w:lineRule="auto"/>
              <w:rPr>
                <w:rFonts w:ascii="Times New Roman" w:hAnsi="Times New Roman"/>
                <w:b/>
                <w:sz w:val="24"/>
                <w:szCs w:val="24"/>
              </w:rPr>
            </w:pPr>
          </w:p>
        </w:tc>
      </w:tr>
      <w:tr w:rsidR="003878B4" w:rsidRPr="00A042C2" w14:paraId="2E9B2571" w14:textId="77777777" w:rsidTr="00A042C2">
        <w:trPr>
          <w:trHeight w:val="20"/>
        </w:trPr>
        <w:tc>
          <w:tcPr>
            <w:tcW w:w="0" w:type="auto"/>
            <w:shd w:val="clear" w:color="auto" w:fill="auto"/>
            <w:vAlign w:val="center"/>
          </w:tcPr>
          <w:p w14:paraId="077B61B7"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r w:rsidRPr="00A042C2">
              <w:rPr>
                <w:rFonts w:ascii="Times New Roman" w:hAnsi="Times New Roman"/>
                <w:b/>
                <w:sz w:val="24"/>
                <w:szCs w:val="24"/>
              </w:rPr>
              <w:lastRenderedPageBreak/>
              <w:t>2</w:t>
            </w:r>
          </w:p>
        </w:tc>
        <w:tc>
          <w:tcPr>
            <w:tcW w:w="0" w:type="auto"/>
            <w:shd w:val="clear" w:color="auto" w:fill="auto"/>
          </w:tcPr>
          <w:p w14:paraId="236068CC"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Seminar 1</w:t>
            </w:r>
          </w:p>
          <w:p w14:paraId="44A1203E" w14:textId="5967FB35"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Hệ thống lại các kiến thức nền tảng về thị trường tài chính, hệ thống tài chính</w:t>
            </w:r>
            <w:r w:rsidR="003878B4" w:rsidRPr="00A042C2">
              <w:rPr>
                <w:rFonts w:ascii="Times New Roman" w:hAnsi="Times New Roman"/>
                <w:sz w:val="24"/>
                <w:szCs w:val="24"/>
                <w:lang w:val="pt-BR"/>
              </w:rPr>
              <w:t>, về quản trị tài chính, về ngành DLKS</w:t>
            </w:r>
          </w:p>
          <w:p w14:paraId="745EC4F6"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Thảo luận  về các câu hỏi, tình huống của Seminar 1</w:t>
            </w:r>
          </w:p>
          <w:p w14:paraId="72B6F46B" w14:textId="77777777" w:rsidR="00D219B8" w:rsidRPr="00A042C2" w:rsidRDefault="00D219B8" w:rsidP="00A042C2">
            <w:pPr>
              <w:tabs>
                <w:tab w:val="left" w:pos="720"/>
              </w:tabs>
              <w:spacing w:after="0" w:line="300" w:lineRule="auto"/>
              <w:rPr>
                <w:rFonts w:ascii="Times New Roman" w:hAnsi="Times New Roman"/>
                <w:b/>
                <w:sz w:val="24"/>
                <w:szCs w:val="24"/>
              </w:rPr>
            </w:pPr>
            <w:r w:rsidRPr="00A042C2">
              <w:rPr>
                <w:rFonts w:ascii="Times New Roman" w:hAnsi="Times New Roman"/>
                <w:sz w:val="24"/>
                <w:szCs w:val="24"/>
                <w:lang w:val="pt-BR"/>
              </w:rPr>
              <w:t>- Hướng dẫn phương thức làm bài tập nhóm</w:t>
            </w:r>
          </w:p>
        </w:tc>
        <w:tc>
          <w:tcPr>
            <w:tcW w:w="0" w:type="auto"/>
          </w:tcPr>
          <w:p w14:paraId="393F366D"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Ch01, Ch02, Ch03</w:t>
            </w:r>
          </w:p>
          <w:p w14:paraId="194C7AD9" w14:textId="7153DC81" w:rsidR="004B459F" w:rsidRPr="00A042C2" w:rsidRDefault="004B459F" w:rsidP="00A042C2">
            <w:pPr>
              <w:widowControl w:val="0"/>
              <w:tabs>
                <w:tab w:val="left" w:pos="3631"/>
              </w:tabs>
              <w:spacing w:after="0" w:line="300" w:lineRule="auto"/>
              <w:jc w:val="both"/>
              <w:rPr>
                <w:rFonts w:ascii="Times New Roman" w:hAnsi="Times New Roman"/>
                <w:bCs/>
                <w:sz w:val="24"/>
                <w:szCs w:val="24"/>
              </w:rPr>
            </w:pPr>
          </w:p>
        </w:tc>
        <w:tc>
          <w:tcPr>
            <w:tcW w:w="0" w:type="auto"/>
            <w:shd w:val="clear" w:color="auto" w:fill="auto"/>
          </w:tcPr>
          <w:p w14:paraId="261193D4"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Giảng viên</w:t>
            </w:r>
          </w:p>
          <w:p w14:paraId="0B60E574" w14:textId="2E41AB8C"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Nhắc lại các kiến thức về</w:t>
            </w:r>
            <w:r w:rsidR="003878B4" w:rsidRPr="00A042C2">
              <w:rPr>
                <w:rFonts w:ascii="Times New Roman" w:hAnsi="Times New Roman"/>
                <w:sz w:val="24"/>
                <w:szCs w:val="24"/>
                <w:lang w:val="pt-BR"/>
              </w:rPr>
              <w:t xml:space="preserve"> quản trị tài chính, về đặc điểm các công ty trong ngành DLKS, về</w:t>
            </w:r>
            <w:r w:rsidRPr="00A042C2">
              <w:rPr>
                <w:rFonts w:ascii="Times New Roman" w:hAnsi="Times New Roman"/>
                <w:sz w:val="24"/>
                <w:szCs w:val="24"/>
                <w:lang w:val="pt-BR"/>
              </w:rPr>
              <w:t xml:space="preserve"> thị trường tài chính, hệ thống tài chính đã học: các công cụ tài chính, vai trò của thị trường tài chính và các tổ chức tài chính, vai trò của doanh nghiệp trong hệ thống tài chính</w:t>
            </w:r>
          </w:p>
          <w:p w14:paraId="1F4F3C2B"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Sinh viên</w:t>
            </w:r>
          </w:p>
          <w:p w14:paraId="3DC3EF1D"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Đọc tài liệu trước khi tới lớp</w:t>
            </w:r>
          </w:p>
          <w:p w14:paraId="20B8F12F"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Chủ động ôn tập lại các kiến thức liên quan đã học trong các học phần tiên quyết</w:t>
            </w:r>
          </w:p>
          <w:p w14:paraId="7209585C" w14:textId="77777777" w:rsidR="00D219B8" w:rsidRPr="00A042C2" w:rsidRDefault="00D219B8" w:rsidP="00A042C2">
            <w:pPr>
              <w:tabs>
                <w:tab w:val="left" w:pos="720"/>
              </w:tabs>
              <w:spacing w:after="0" w:line="300" w:lineRule="auto"/>
              <w:rPr>
                <w:rFonts w:ascii="Times New Roman" w:hAnsi="Times New Roman"/>
                <w:bCs/>
                <w:sz w:val="24"/>
                <w:szCs w:val="24"/>
              </w:rPr>
            </w:pPr>
            <w:r w:rsidRPr="00A042C2">
              <w:rPr>
                <w:rFonts w:ascii="Times New Roman" w:hAnsi="Times New Roman"/>
                <w:b/>
                <w:sz w:val="24"/>
                <w:szCs w:val="24"/>
              </w:rPr>
              <w:t xml:space="preserve">- </w:t>
            </w:r>
            <w:r w:rsidRPr="00A042C2">
              <w:rPr>
                <w:rFonts w:ascii="Times New Roman" w:hAnsi="Times New Roman"/>
                <w:bCs/>
                <w:sz w:val="24"/>
                <w:szCs w:val="24"/>
              </w:rPr>
              <w:t>Thảo luận các tình huống và câu hỏi giảng viên đặt ra</w:t>
            </w:r>
          </w:p>
        </w:tc>
        <w:tc>
          <w:tcPr>
            <w:tcW w:w="0" w:type="auto"/>
            <w:shd w:val="clear" w:color="auto" w:fill="auto"/>
          </w:tcPr>
          <w:p w14:paraId="6B8FBBC7"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Điểm danh</w:t>
            </w:r>
          </w:p>
          <w:p w14:paraId="0423B2F7"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Trả lời câu hỏi trong slide seminar 1</w:t>
            </w:r>
          </w:p>
          <w:p w14:paraId="68954FF8"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Tham gia thảo luận theo chủ đề GV đưa ra</w:t>
            </w:r>
          </w:p>
          <w:p w14:paraId="4329DDAC" w14:textId="77777777" w:rsidR="00D219B8" w:rsidRPr="00A042C2" w:rsidRDefault="00D219B8" w:rsidP="00A042C2">
            <w:pPr>
              <w:widowControl w:val="0"/>
              <w:tabs>
                <w:tab w:val="left" w:pos="993"/>
              </w:tabs>
              <w:spacing w:after="0" w:line="300" w:lineRule="auto"/>
              <w:jc w:val="center"/>
              <w:rPr>
                <w:rFonts w:ascii="Times New Roman" w:hAnsi="Times New Roman"/>
                <w:b/>
                <w:sz w:val="24"/>
                <w:szCs w:val="24"/>
              </w:rPr>
            </w:pPr>
          </w:p>
        </w:tc>
        <w:tc>
          <w:tcPr>
            <w:tcW w:w="0" w:type="auto"/>
          </w:tcPr>
          <w:p w14:paraId="3829DDA3"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lang w:val="pt-BR"/>
              </w:rPr>
            </w:pPr>
          </w:p>
          <w:p w14:paraId="39287B00" w14:textId="77777777" w:rsidR="00D219B8" w:rsidRPr="00A042C2" w:rsidRDefault="00D219B8" w:rsidP="00A042C2">
            <w:pPr>
              <w:widowControl w:val="0"/>
              <w:tabs>
                <w:tab w:val="left" w:pos="993"/>
              </w:tabs>
              <w:spacing w:after="0" w:line="300" w:lineRule="auto"/>
              <w:rPr>
                <w:rFonts w:ascii="Times New Roman" w:hAnsi="Times New Roman"/>
                <w:bCs/>
                <w:sz w:val="24"/>
                <w:szCs w:val="24"/>
              </w:rPr>
            </w:pPr>
            <w:r w:rsidRPr="00A042C2">
              <w:rPr>
                <w:rFonts w:ascii="Times New Roman" w:hAnsi="Times New Roman"/>
                <w:bCs/>
                <w:sz w:val="24"/>
                <w:szCs w:val="24"/>
              </w:rPr>
              <w:t xml:space="preserve">  CLO1.1</w:t>
            </w:r>
          </w:p>
          <w:p w14:paraId="61037F19" w14:textId="77777777" w:rsidR="00D219B8" w:rsidRPr="00A042C2" w:rsidRDefault="00D219B8" w:rsidP="00A042C2">
            <w:pPr>
              <w:widowControl w:val="0"/>
              <w:tabs>
                <w:tab w:val="left" w:pos="993"/>
              </w:tabs>
              <w:spacing w:after="0" w:line="300" w:lineRule="auto"/>
              <w:rPr>
                <w:rFonts w:ascii="Times New Roman" w:hAnsi="Times New Roman"/>
                <w:bCs/>
                <w:sz w:val="24"/>
                <w:szCs w:val="24"/>
              </w:rPr>
            </w:pPr>
            <w:r w:rsidRPr="00A042C2">
              <w:rPr>
                <w:rFonts w:ascii="Times New Roman" w:hAnsi="Times New Roman"/>
                <w:bCs/>
                <w:sz w:val="24"/>
                <w:szCs w:val="24"/>
              </w:rPr>
              <w:t>-</w:t>
            </w:r>
          </w:p>
          <w:p w14:paraId="5E2FC297" w14:textId="77777777" w:rsidR="00D219B8" w:rsidRPr="00A042C2" w:rsidRDefault="00D219B8" w:rsidP="00A042C2">
            <w:pPr>
              <w:widowControl w:val="0"/>
              <w:tabs>
                <w:tab w:val="left" w:pos="993"/>
              </w:tabs>
              <w:spacing w:after="0" w:line="300" w:lineRule="auto"/>
              <w:rPr>
                <w:rFonts w:ascii="Times New Roman" w:hAnsi="Times New Roman"/>
                <w:bCs/>
                <w:sz w:val="24"/>
                <w:szCs w:val="24"/>
              </w:rPr>
            </w:pPr>
            <w:r w:rsidRPr="00A042C2">
              <w:rPr>
                <w:rFonts w:ascii="Times New Roman" w:hAnsi="Times New Roman"/>
                <w:bCs/>
                <w:sz w:val="24"/>
                <w:szCs w:val="24"/>
              </w:rPr>
              <w:t>CLO1.7</w:t>
            </w:r>
          </w:p>
          <w:p w14:paraId="6948F2E5" w14:textId="77777777" w:rsidR="00D219B8" w:rsidRPr="00A042C2" w:rsidRDefault="00D219B8" w:rsidP="00A042C2">
            <w:pPr>
              <w:widowControl w:val="0"/>
              <w:tabs>
                <w:tab w:val="left" w:pos="993"/>
              </w:tabs>
              <w:spacing w:after="0" w:line="300" w:lineRule="auto"/>
              <w:rPr>
                <w:rFonts w:ascii="Times New Roman" w:hAnsi="Times New Roman"/>
                <w:b/>
                <w:sz w:val="24"/>
                <w:szCs w:val="24"/>
              </w:rPr>
            </w:pPr>
          </w:p>
        </w:tc>
      </w:tr>
      <w:tr w:rsidR="003878B4" w:rsidRPr="00A042C2" w14:paraId="4EF47CF6" w14:textId="77777777" w:rsidTr="00A042C2">
        <w:trPr>
          <w:trHeight w:val="20"/>
        </w:trPr>
        <w:tc>
          <w:tcPr>
            <w:tcW w:w="0" w:type="auto"/>
            <w:shd w:val="clear" w:color="auto" w:fill="auto"/>
          </w:tcPr>
          <w:p w14:paraId="10F82942" w14:textId="77777777"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t xml:space="preserve">    3</w:t>
            </w:r>
          </w:p>
        </w:tc>
        <w:tc>
          <w:tcPr>
            <w:tcW w:w="0" w:type="auto"/>
            <w:shd w:val="clear" w:color="auto" w:fill="auto"/>
          </w:tcPr>
          <w:p w14:paraId="1B538E36"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
                <w:sz w:val="24"/>
                <w:szCs w:val="24"/>
                <w:lang w:val="fr-FR"/>
              </w:rPr>
            </w:pPr>
            <w:r w:rsidRPr="00A042C2">
              <w:rPr>
                <w:rFonts w:ascii="Times New Roman" w:hAnsi="Times New Roman"/>
                <w:b/>
                <w:sz w:val="24"/>
                <w:szCs w:val="24"/>
                <w:lang w:val="fr-FR"/>
              </w:rPr>
              <w:t>Lecture 2</w:t>
            </w:r>
          </w:p>
          <w:p w14:paraId="6F838129" w14:textId="4CA6A6D0" w:rsidR="00D219B8" w:rsidRPr="00A042C2" w:rsidRDefault="00D219B8" w:rsidP="00A042C2">
            <w:pPr>
              <w:widowControl w:val="0"/>
              <w:tabs>
                <w:tab w:val="left" w:pos="439"/>
                <w:tab w:val="left" w:pos="993"/>
              </w:tabs>
              <w:spacing w:after="0" w:line="300" w:lineRule="auto"/>
              <w:jc w:val="both"/>
              <w:rPr>
                <w:rFonts w:ascii="Times New Roman" w:hAnsi="Times New Roman"/>
                <w:b/>
                <w:sz w:val="24"/>
                <w:szCs w:val="24"/>
                <w:lang w:val="fr-FR"/>
              </w:rPr>
            </w:pPr>
            <w:r w:rsidRPr="00A042C2">
              <w:rPr>
                <w:rFonts w:ascii="Times New Roman" w:hAnsi="Times New Roman"/>
                <w:b/>
                <w:sz w:val="24"/>
                <w:szCs w:val="24"/>
                <w:lang w:val="fr-FR"/>
              </w:rPr>
              <w:t xml:space="preserve">Tổng quan </w:t>
            </w:r>
            <w:r w:rsidR="003878B4" w:rsidRPr="00A042C2">
              <w:rPr>
                <w:rFonts w:ascii="Times New Roman" w:hAnsi="Times New Roman"/>
                <w:b/>
                <w:sz w:val="24"/>
                <w:szCs w:val="24"/>
                <w:lang w:val="fr-FR"/>
              </w:rPr>
              <w:t>Quản trị tài chính ngành DLKS</w:t>
            </w:r>
          </w:p>
          <w:p w14:paraId="22FEF00B" w14:textId="67CFF340"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2.1.Giới thiệu về </w:t>
            </w:r>
            <w:r w:rsidR="003878B4" w:rsidRPr="00A042C2">
              <w:rPr>
                <w:rFonts w:ascii="Times New Roman" w:hAnsi="Times New Roman"/>
                <w:bCs/>
                <w:sz w:val="24"/>
                <w:szCs w:val="24"/>
                <w:lang w:val="fr-FR"/>
              </w:rPr>
              <w:t xml:space="preserve">quản trị </w:t>
            </w:r>
            <w:r w:rsidRPr="00A042C2">
              <w:rPr>
                <w:rFonts w:ascii="Times New Roman" w:hAnsi="Times New Roman"/>
                <w:bCs/>
                <w:sz w:val="24"/>
                <w:szCs w:val="24"/>
                <w:lang w:val="fr-FR"/>
              </w:rPr>
              <w:t>tài chính, các loại hình doanh nghiệp</w:t>
            </w:r>
            <w:r w:rsidR="003878B4" w:rsidRPr="00A042C2">
              <w:rPr>
                <w:rFonts w:ascii="Times New Roman" w:hAnsi="Times New Roman"/>
                <w:bCs/>
                <w:sz w:val="24"/>
                <w:szCs w:val="24"/>
                <w:lang w:val="fr-FR"/>
              </w:rPr>
              <w:t xml:space="preserve"> trong ngành DLKS, </w:t>
            </w:r>
            <w:r w:rsidRPr="00A042C2">
              <w:rPr>
                <w:rFonts w:ascii="Times New Roman" w:hAnsi="Times New Roman"/>
                <w:bCs/>
                <w:sz w:val="24"/>
                <w:szCs w:val="24"/>
                <w:lang w:val="fr-FR"/>
              </w:rPr>
              <w:t xml:space="preserve"> sự vận động của dòng tiền trong doanh nghiệp</w:t>
            </w:r>
          </w:p>
          <w:p w14:paraId="294B8A13" w14:textId="1880FE00"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lastRenderedPageBreak/>
              <w:t xml:space="preserve">2.2.Giới thiệu về vai trò của </w:t>
            </w:r>
            <w:r w:rsidR="00360921" w:rsidRPr="00A042C2">
              <w:rPr>
                <w:rFonts w:ascii="Times New Roman" w:hAnsi="Times New Roman"/>
                <w:color w:val="242021"/>
                <w:sz w:val="24"/>
                <w:szCs w:val="24"/>
              </w:rPr>
              <w:t>các công ty ngành DLKS</w:t>
            </w:r>
            <w:r w:rsidR="00190CE1" w:rsidRPr="00A042C2">
              <w:rPr>
                <w:rFonts w:ascii="Times New Roman" w:hAnsi="Times New Roman"/>
                <w:color w:val="242021"/>
                <w:sz w:val="24"/>
                <w:szCs w:val="24"/>
              </w:rPr>
              <w:t>.</w:t>
            </w:r>
            <w:r w:rsidR="00360921" w:rsidRPr="00A042C2">
              <w:rPr>
                <w:rFonts w:ascii="Times New Roman" w:hAnsi="Times New Roman"/>
                <w:bCs/>
                <w:sz w:val="24"/>
                <w:szCs w:val="24"/>
                <w:lang w:val="fr-FR"/>
              </w:rPr>
              <w:t xml:space="preserve"> </w:t>
            </w:r>
          </w:p>
          <w:p w14:paraId="51FCB798" w14:textId="4BD69218"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2.3.Giới thiệu về vai trò và chức năng của tài chính doanh nghiệp</w:t>
            </w:r>
            <w:r w:rsidR="00190CE1" w:rsidRPr="00A042C2">
              <w:rPr>
                <w:rFonts w:ascii="Times New Roman" w:hAnsi="Times New Roman"/>
                <w:bCs/>
                <w:sz w:val="24"/>
                <w:szCs w:val="24"/>
                <w:lang w:val="fr-FR"/>
              </w:rPr>
              <w:t xml:space="preserve"> </w:t>
            </w:r>
            <w:r w:rsidR="00190CE1" w:rsidRPr="00A042C2">
              <w:rPr>
                <w:rFonts w:ascii="Times New Roman" w:hAnsi="Times New Roman"/>
                <w:color w:val="242021"/>
                <w:sz w:val="24"/>
                <w:szCs w:val="24"/>
              </w:rPr>
              <w:t>các công ty ngành DLKS</w:t>
            </w:r>
          </w:p>
          <w:p w14:paraId="671C2100" w14:textId="478BE61E"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2.4. Giới thiệu về môi trường hoạt động của </w:t>
            </w:r>
            <w:r w:rsidR="00190CE1" w:rsidRPr="00A042C2">
              <w:rPr>
                <w:rFonts w:ascii="Times New Roman" w:hAnsi="Times New Roman"/>
                <w:color w:val="242021"/>
                <w:sz w:val="24"/>
                <w:szCs w:val="24"/>
              </w:rPr>
              <w:t>các công ty ngành DLKS</w:t>
            </w:r>
          </w:p>
          <w:p w14:paraId="3D2AF496" w14:textId="123A5434"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2.5. Giới thiệu về các nguyên tắc quản trị tài chính </w:t>
            </w:r>
            <w:r w:rsidR="00190CE1" w:rsidRPr="00A042C2">
              <w:rPr>
                <w:rFonts w:ascii="Times New Roman" w:hAnsi="Times New Roman"/>
                <w:color w:val="242021"/>
                <w:sz w:val="24"/>
                <w:szCs w:val="24"/>
              </w:rPr>
              <w:t>các công ty ngành DLKS</w:t>
            </w:r>
          </w:p>
          <w:p w14:paraId="33F5F470" w14:textId="06C610B2"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2.6. Giới thiệu về các quyết định tài chính </w:t>
            </w:r>
            <w:r w:rsidR="00190CE1" w:rsidRPr="00A042C2">
              <w:rPr>
                <w:rFonts w:ascii="Times New Roman" w:hAnsi="Times New Roman"/>
                <w:color w:val="242021"/>
                <w:sz w:val="24"/>
                <w:szCs w:val="24"/>
              </w:rPr>
              <w:t>các công ty ngành DLKS</w:t>
            </w:r>
          </w:p>
          <w:p w14:paraId="7DAF2D46"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p>
        </w:tc>
        <w:tc>
          <w:tcPr>
            <w:tcW w:w="0" w:type="auto"/>
            <w:vAlign w:val="center"/>
          </w:tcPr>
          <w:p w14:paraId="312B539F" w14:textId="39296866"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5BDBB7B8" w14:textId="68DB1E61"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1723F70C" w14:textId="77777777" w:rsidR="00D219B8" w:rsidRPr="00A042C2" w:rsidRDefault="00D219B8" w:rsidP="00A042C2">
            <w:pPr>
              <w:tabs>
                <w:tab w:val="left" w:pos="720"/>
              </w:tabs>
              <w:spacing w:after="0" w:line="300" w:lineRule="auto"/>
              <w:rPr>
                <w:rFonts w:ascii="Times New Roman" w:hAnsi="Times New Roman"/>
                <w:b/>
                <w:bCs/>
                <w:sz w:val="24"/>
                <w:szCs w:val="24"/>
                <w:lang w:val="pt-BR"/>
              </w:rPr>
            </w:pPr>
            <w:r w:rsidRPr="00A042C2">
              <w:rPr>
                <w:rFonts w:ascii="Times New Roman" w:hAnsi="Times New Roman"/>
                <w:b/>
                <w:bCs/>
                <w:sz w:val="24"/>
                <w:szCs w:val="24"/>
                <w:lang w:val="pt-BR"/>
              </w:rPr>
              <w:t>Giảng viên</w:t>
            </w:r>
          </w:p>
          <w:p w14:paraId="59C93BBC" w14:textId="1763FD6A"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xml:space="preserve">- Giới thiệu về khái niệm </w:t>
            </w:r>
            <w:r w:rsidR="00360921" w:rsidRPr="00A042C2">
              <w:rPr>
                <w:rFonts w:ascii="Times New Roman" w:hAnsi="Times New Roman"/>
                <w:sz w:val="24"/>
                <w:szCs w:val="24"/>
                <w:lang w:val="pt-BR"/>
              </w:rPr>
              <w:t xml:space="preserve">quản trị </w:t>
            </w:r>
            <w:r w:rsidRPr="00A042C2">
              <w:rPr>
                <w:rFonts w:ascii="Times New Roman" w:hAnsi="Times New Roman"/>
                <w:sz w:val="24"/>
                <w:szCs w:val="24"/>
                <w:lang w:val="pt-BR"/>
              </w:rPr>
              <w:t xml:space="preserve">tài chính, các loại hình doanh nghiệp </w:t>
            </w:r>
            <w:r w:rsidR="00360921" w:rsidRPr="00A042C2">
              <w:rPr>
                <w:rFonts w:ascii="Times New Roman" w:hAnsi="Times New Roman"/>
                <w:sz w:val="24"/>
                <w:szCs w:val="24"/>
                <w:lang w:val="pt-BR"/>
              </w:rPr>
              <w:t xml:space="preserve">trong ngành DLKS </w:t>
            </w:r>
            <w:r w:rsidRPr="00A042C2">
              <w:rPr>
                <w:rFonts w:ascii="Times New Roman" w:hAnsi="Times New Roman"/>
                <w:sz w:val="24"/>
                <w:szCs w:val="24"/>
                <w:lang w:val="pt-BR"/>
              </w:rPr>
              <w:t>và khái niệm về tài chính doanh nghiệp</w:t>
            </w:r>
          </w:p>
          <w:p w14:paraId="243AB396" w14:textId="7EE815F2"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Giới thiệu về các quyết định tài chính quan trọng trong hoạt động tài chính doanh nghiệp</w:t>
            </w:r>
            <w:r w:rsidR="00360921" w:rsidRPr="00A042C2">
              <w:rPr>
                <w:rFonts w:ascii="Times New Roman" w:hAnsi="Times New Roman"/>
                <w:sz w:val="24"/>
                <w:szCs w:val="24"/>
                <w:lang w:val="pt-BR"/>
              </w:rPr>
              <w:t xml:space="preserve"> của </w:t>
            </w:r>
            <w:r w:rsidR="00360921" w:rsidRPr="00A042C2">
              <w:rPr>
                <w:rFonts w:ascii="Times New Roman" w:hAnsi="Times New Roman"/>
                <w:color w:val="242021"/>
                <w:sz w:val="24"/>
                <w:szCs w:val="24"/>
              </w:rPr>
              <w:t xml:space="preserve">các </w:t>
            </w:r>
            <w:r w:rsidR="00360921" w:rsidRPr="00A042C2">
              <w:rPr>
                <w:rFonts w:ascii="Times New Roman" w:hAnsi="Times New Roman"/>
                <w:color w:val="242021"/>
                <w:sz w:val="24"/>
                <w:szCs w:val="24"/>
              </w:rPr>
              <w:lastRenderedPageBreak/>
              <w:t>công ty ngành DLKS</w:t>
            </w:r>
            <w:r w:rsidR="00360921" w:rsidRPr="00A042C2">
              <w:rPr>
                <w:rFonts w:ascii="Times New Roman" w:hAnsi="Times New Roman"/>
                <w:sz w:val="24"/>
                <w:szCs w:val="24"/>
                <w:lang w:val="pt-BR"/>
              </w:rPr>
              <w:t xml:space="preserve"> </w:t>
            </w:r>
            <w:r w:rsidRPr="00A042C2">
              <w:rPr>
                <w:rFonts w:ascii="Times New Roman" w:hAnsi="Times New Roman"/>
                <w:sz w:val="24"/>
                <w:szCs w:val="24"/>
                <w:lang w:val="pt-BR"/>
              </w:rPr>
              <w:t>- Giới thiệu về vai trò của tài chính doanh nghiệp</w:t>
            </w:r>
          </w:p>
          <w:p w14:paraId="7B085436" w14:textId="41D2894F"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-Giới thiệu về các nguyên tắc quản lý tài chính cơ bản</w:t>
            </w:r>
            <w:r w:rsidR="000754CF" w:rsidRPr="00A042C2">
              <w:rPr>
                <w:rFonts w:ascii="Times New Roman" w:hAnsi="Times New Roman"/>
                <w:color w:val="242021"/>
                <w:sz w:val="24"/>
                <w:szCs w:val="24"/>
              </w:rPr>
              <w:t xml:space="preserve"> các công ty ngành DLKS</w:t>
            </w:r>
          </w:p>
          <w:p w14:paraId="099389D7" w14:textId="47968831"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-Giới thiệu về môi trường hoạt động của doanh nghiệp</w:t>
            </w:r>
            <w:r w:rsidR="000754CF" w:rsidRPr="00A042C2">
              <w:rPr>
                <w:rFonts w:ascii="Times New Roman" w:hAnsi="Times New Roman"/>
                <w:color w:val="242021"/>
                <w:sz w:val="24"/>
                <w:szCs w:val="24"/>
              </w:rPr>
              <w:t xml:space="preserve"> các công ty ngành DLKS</w:t>
            </w:r>
          </w:p>
          <w:p w14:paraId="7C1BB812"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4E7188DE"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b/>
                <w:bCs/>
                <w:sz w:val="24"/>
                <w:szCs w:val="24"/>
              </w:rPr>
              <w:t>-</w:t>
            </w:r>
            <w:r w:rsidRPr="00A042C2">
              <w:rPr>
                <w:rFonts w:ascii="Times New Roman" w:hAnsi="Times New Roman"/>
                <w:sz w:val="24"/>
                <w:szCs w:val="24"/>
                <w:lang w:val="pt-BR"/>
              </w:rPr>
              <w:t xml:space="preserve"> Đọc tài liệu trước khi tới lớp</w:t>
            </w:r>
          </w:p>
          <w:p w14:paraId="749C9013"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Chủ động ôn tập lại các kiến thức liên quan</w:t>
            </w:r>
          </w:p>
          <w:p w14:paraId="35502A87"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sz w:val="24"/>
                <w:szCs w:val="24"/>
              </w:rPr>
              <w:t xml:space="preserve">- </w:t>
            </w:r>
            <w:r w:rsidRPr="00A042C2">
              <w:rPr>
                <w:rFonts w:ascii="Times New Roman" w:hAnsi="Times New Roman"/>
                <w:bCs/>
                <w:sz w:val="24"/>
                <w:szCs w:val="24"/>
              </w:rPr>
              <w:t>Thảo luận các tình huống và câu hỏi giảng viên đặt ra</w:t>
            </w:r>
          </w:p>
        </w:tc>
        <w:tc>
          <w:tcPr>
            <w:tcW w:w="0" w:type="auto"/>
            <w:shd w:val="clear" w:color="auto" w:fill="auto"/>
            <w:vAlign w:val="center"/>
          </w:tcPr>
          <w:p w14:paraId="5F7C602C" w14:textId="77777777" w:rsidR="00D219B8" w:rsidRPr="00A042C2" w:rsidRDefault="00D219B8" w:rsidP="00A042C2">
            <w:pPr>
              <w:tabs>
                <w:tab w:val="left" w:pos="720"/>
              </w:tabs>
              <w:spacing w:after="0" w:line="300" w:lineRule="auto"/>
              <w:rPr>
                <w:rFonts w:ascii="Times New Roman" w:hAnsi="Times New Roman"/>
                <w:sz w:val="24"/>
                <w:szCs w:val="24"/>
              </w:rPr>
            </w:pPr>
            <w:r w:rsidRPr="00A042C2">
              <w:rPr>
                <w:rFonts w:ascii="Times New Roman" w:hAnsi="Times New Roman"/>
                <w:sz w:val="24"/>
                <w:szCs w:val="24"/>
                <w:lang w:val="pt-BR"/>
              </w:rPr>
              <w:lastRenderedPageBreak/>
              <w:t xml:space="preserve"> </w:t>
            </w:r>
          </w:p>
        </w:tc>
        <w:tc>
          <w:tcPr>
            <w:tcW w:w="0" w:type="auto"/>
          </w:tcPr>
          <w:p w14:paraId="41825DBD"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CLO 1.1</w:t>
            </w:r>
          </w:p>
          <w:p w14:paraId="4152E8C3"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w:t>
            </w:r>
          </w:p>
          <w:p w14:paraId="24B85729"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CLO 1.7</w:t>
            </w:r>
          </w:p>
        </w:tc>
      </w:tr>
      <w:tr w:rsidR="003878B4" w:rsidRPr="00A042C2" w14:paraId="1B0C6B68" w14:textId="77777777" w:rsidTr="00A042C2">
        <w:trPr>
          <w:trHeight w:val="20"/>
        </w:trPr>
        <w:tc>
          <w:tcPr>
            <w:tcW w:w="0" w:type="auto"/>
            <w:shd w:val="clear" w:color="auto" w:fill="auto"/>
          </w:tcPr>
          <w:p w14:paraId="146AC4A2" w14:textId="77777777"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lastRenderedPageBreak/>
              <w:t xml:space="preserve">    4</w:t>
            </w:r>
          </w:p>
        </w:tc>
        <w:tc>
          <w:tcPr>
            <w:tcW w:w="0" w:type="auto"/>
            <w:shd w:val="clear" w:color="auto" w:fill="auto"/>
          </w:tcPr>
          <w:p w14:paraId="5F063778"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
                <w:sz w:val="24"/>
                <w:szCs w:val="24"/>
                <w:lang w:val="fr-FR"/>
              </w:rPr>
            </w:pPr>
            <w:r w:rsidRPr="00A042C2">
              <w:rPr>
                <w:rFonts w:ascii="Times New Roman" w:hAnsi="Times New Roman"/>
                <w:b/>
                <w:sz w:val="24"/>
                <w:szCs w:val="24"/>
                <w:lang w:val="fr-FR"/>
              </w:rPr>
              <w:t>Seminar 2</w:t>
            </w:r>
          </w:p>
          <w:p w14:paraId="0C8ACE6A" w14:textId="7722E8D3"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-Hệ thống lại các mục tiêu của chương 1 </w:t>
            </w:r>
          </w:p>
          <w:p w14:paraId="441D677D"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-Tổ chức thảo luận về các câu hỏi và bài tập cuối chương 1</w:t>
            </w:r>
          </w:p>
          <w:p w14:paraId="3717FBFB"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-Hướng dẫn phương thức làm bài tập nhóm hoặc thảo luận nhóm</w:t>
            </w:r>
          </w:p>
          <w:p w14:paraId="2E2A904B"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-Thảo luận về chủ đề bài tập nhóm khi có nhóm đề xuất</w:t>
            </w:r>
          </w:p>
        </w:tc>
        <w:tc>
          <w:tcPr>
            <w:tcW w:w="0" w:type="auto"/>
            <w:vAlign w:val="center"/>
          </w:tcPr>
          <w:p w14:paraId="606D48F8"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Ch01, Ch02, Ch03</w:t>
            </w:r>
          </w:p>
          <w:p w14:paraId="470045C4" w14:textId="1AA5A9BC"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708151E8"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2C302C17"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t>-</w:t>
            </w:r>
            <w:r w:rsidRPr="00A042C2">
              <w:rPr>
                <w:rFonts w:ascii="Times New Roman" w:hAnsi="Times New Roman"/>
                <w:sz w:val="24"/>
                <w:szCs w:val="24"/>
              </w:rPr>
              <w:t>Hướng dẫn trả lời các câu hỏi trong Giáo trình (Chương 1)</w:t>
            </w:r>
          </w:p>
          <w:p w14:paraId="4F183D1B"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làm bài tập trong Giáo trình (Chương 1)</w:t>
            </w:r>
          </w:p>
          <w:p w14:paraId="6FED0AF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trả lời câu hỏi, làm bài tập Seminar 2</w:t>
            </w:r>
          </w:p>
          <w:p w14:paraId="73CAEE50"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tìm chủ đề cho các nhóm thảo luận</w:t>
            </w:r>
          </w:p>
          <w:p w14:paraId="4B2556A4"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-Bình luận về chủ đề của nhóm đã đề xuất</w:t>
            </w:r>
          </w:p>
          <w:p w14:paraId="7279BADA"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43021EE7"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lastRenderedPageBreak/>
              <w:t>-</w:t>
            </w:r>
            <w:r w:rsidRPr="00A042C2">
              <w:rPr>
                <w:rFonts w:ascii="Times New Roman" w:hAnsi="Times New Roman"/>
                <w:sz w:val="24"/>
                <w:szCs w:val="24"/>
              </w:rPr>
              <w:t>Đọc lại slide bài giảng Lecture 2 và slide Seminar 2</w:t>
            </w:r>
          </w:p>
          <w:p w14:paraId="4368585D"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-Đề xuất các chủ đề bài tập lớn cho nhóm mình</w:t>
            </w:r>
          </w:p>
          <w:p w14:paraId="1512B676" w14:textId="114AD0C1"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-Tham gia trả lời các câu hỏi lý thuyết của chương  1 </w:t>
            </w:r>
          </w:p>
          <w:p w14:paraId="09EE9C12"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chữa bài tập</w:t>
            </w:r>
          </w:p>
          <w:p w14:paraId="21E611CB"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thảo luận chủ đề giảng viên đưa ra tại lớp và chủ đề bài tập lớn của nhóm mình hoặc nhóm khác</w:t>
            </w:r>
          </w:p>
        </w:tc>
        <w:tc>
          <w:tcPr>
            <w:tcW w:w="0" w:type="auto"/>
            <w:shd w:val="clear" w:color="auto" w:fill="auto"/>
            <w:vAlign w:val="center"/>
          </w:tcPr>
          <w:p w14:paraId="12455584"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-Điểm danh</w:t>
            </w:r>
          </w:p>
          <w:p w14:paraId="08EE6859"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Trả lời câu hỏi trong slide seminar 2</w:t>
            </w:r>
          </w:p>
          <w:p w14:paraId="3D25C512"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-Tham gia thảo luận theo nhóm theo các nội dung trong chương 1</w:t>
            </w:r>
          </w:p>
          <w:p w14:paraId="6D0619DB"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 Tham gia thảo luận theo chủ đề GV đưa ra</w:t>
            </w:r>
          </w:p>
          <w:p w14:paraId="1E1AC9FE"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p>
        </w:tc>
        <w:tc>
          <w:tcPr>
            <w:tcW w:w="0" w:type="auto"/>
          </w:tcPr>
          <w:p w14:paraId="04C3CA40"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lastRenderedPageBreak/>
              <w:t>CLO 1.1</w:t>
            </w:r>
          </w:p>
          <w:p w14:paraId="6632BCD5"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w:t>
            </w:r>
          </w:p>
          <w:p w14:paraId="43833170"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CLO 1.7</w:t>
            </w:r>
          </w:p>
        </w:tc>
      </w:tr>
      <w:tr w:rsidR="003878B4" w:rsidRPr="00A042C2" w14:paraId="1DC56156" w14:textId="77777777" w:rsidTr="00A042C2">
        <w:trPr>
          <w:trHeight w:val="20"/>
        </w:trPr>
        <w:tc>
          <w:tcPr>
            <w:tcW w:w="0" w:type="auto"/>
            <w:shd w:val="clear" w:color="auto" w:fill="auto"/>
          </w:tcPr>
          <w:p w14:paraId="468146D4" w14:textId="77777777"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lastRenderedPageBreak/>
              <w:t xml:space="preserve">    5</w:t>
            </w:r>
          </w:p>
        </w:tc>
        <w:tc>
          <w:tcPr>
            <w:tcW w:w="0" w:type="auto"/>
            <w:shd w:val="clear" w:color="auto" w:fill="auto"/>
          </w:tcPr>
          <w:p w14:paraId="688708E2"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
                <w:sz w:val="24"/>
                <w:szCs w:val="24"/>
                <w:lang w:val="fr-FR"/>
              </w:rPr>
            </w:pPr>
            <w:r w:rsidRPr="00A042C2">
              <w:rPr>
                <w:rFonts w:ascii="Times New Roman" w:hAnsi="Times New Roman"/>
                <w:b/>
                <w:sz w:val="24"/>
                <w:szCs w:val="24"/>
                <w:lang w:val="fr-FR"/>
              </w:rPr>
              <w:t>Lecture 3</w:t>
            </w:r>
          </w:p>
          <w:p w14:paraId="1F6CA616" w14:textId="6E8F6A35" w:rsidR="00D219B8" w:rsidRPr="00A042C2" w:rsidRDefault="00D219B8" w:rsidP="00A042C2">
            <w:pPr>
              <w:widowControl w:val="0"/>
              <w:tabs>
                <w:tab w:val="left" w:pos="439"/>
                <w:tab w:val="left" w:pos="993"/>
              </w:tabs>
              <w:spacing w:after="0" w:line="300" w:lineRule="auto"/>
              <w:jc w:val="both"/>
              <w:rPr>
                <w:rFonts w:ascii="Times New Roman" w:hAnsi="Times New Roman"/>
                <w:b/>
                <w:bCs/>
                <w:sz w:val="24"/>
                <w:szCs w:val="24"/>
                <w:lang w:val="fr-FR"/>
              </w:rPr>
            </w:pPr>
            <w:r w:rsidRPr="00A042C2">
              <w:rPr>
                <w:rFonts w:ascii="Times New Roman" w:hAnsi="Times New Roman"/>
                <w:b/>
                <w:sz w:val="24"/>
                <w:szCs w:val="24"/>
                <w:lang w:val="fr-FR"/>
              </w:rPr>
              <w:t>Báo cáo tài chính và Phân tích tài chính</w:t>
            </w:r>
            <w:r w:rsidR="002452F0" w:rsidRPr="00A042C2">
              <w:rPr>
                <w:rFonts w:ascii="Times New Roman" w:hAnsi="Times New Roman"/>
                <w:color w:val="242021"/>
                <w:sz w:val="24"/>
                <w:szCs w:val="24"/>
              </w:rPr>
              <w:t xml:space="preserve"> </w:t>
            </w:r>
          </w:p>
          <w:p w14:paraId="262C679F" w14:textId="0EEA7662"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3.1. Giới thiệu chung về hệ thống các báo cáo tài chính </w:t>
            </w:r>
            <w:r w:rsidR="002452F0" w:rsidRPr="00A042C2">
              <w:rPr>
                <w:rFonts w:ascii="Times New Roman" w:hAnsi="Times New Roman"/>
                <w:color w:val="242021"/>
                <w:sz w:val="24"/>
                <w:szCs w:val="24"/>
              </w:rPr>
              <w:t>các công ty ngành DLKS</w:t>
            </w:r>
          </w:p>
          <w:p w14:paraId="108FF922" w14:textId="5D317636"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3.2. Giới thiệu chung về các khái niệm liên quan đến phân tích tài chính</w:t>
            </w:r>
            <w:r w:rsidR="002452F0" w:rsidRPr="00A042C2">
              <w:rPr>
                <w:rFonts w:ascii="Times New Roman" w:hAnsi="Times New Roman"/>
                <w:color w:val="242021"/>
                <w:sz w:val="24"/>
                <w:szCs w:val="24"/>
              </w:rPr>
              <w:t xml:space="preserve"> các công ty ngành DLKS</w:t>
            </w:r>
          </w:p>
          <w:p w14:paraId="7E5553EE"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3.3. Giới thiệu khái quát về các loại thuế</w:t>
            </w:r>
          </w:p>
          <w:p w14:paraId="2A81D5B6"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3.4. Giới thiệu về sự khác nhau giữa doanh thu và thu, chi phí và chi</w:t>
            </w:r>
          </w:p>
          <w:p w14:paraId="51F07185"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3.5. Giới thiệu về các tỷ số phân tích </w:t>
            </w:r>
            <w:r w:rsidRPr="00A042C2">
              <w:rPr>
                <w:rFonts w:ascii="Times New Roman" w:hAnsi="Times New Roman"/>
                <w:bCs/>
                <w:sz w:val="24"/>
                <w:szCs w:val="24"/>
                <w:lang w:val="fr-FR"/>
              </w:rPr>
              <w:lastRenderedPageBreak/>
              <w:t>tài chính</w:t>
            </w:r>
          </w:p>
          <w:p w14:paraId="103FE352"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p>
        </w:tc>
        <w:tc>
          <w:tcPr>
            <w:tcW w:w="0" w:type="auto"/>
            <w:vAlign w:val="center"/>
          </w:tcPr>
          <w:p w14:paraId="0486E437"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223CC402" w14:textId="5B952A5C"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103840CB"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591A6AD6"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mục tiêu của chương 2 về báo cáo tài chính và phân tích tài chính (giảng theo slide chương 2 và 3)</w:t>
            </w:r>
          </w:p>
          <w:p w14:paraId="65816B55"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-Hệ thống lại các kiến thức nền tảng về hệ thống các báo cáo tài chính </w:t>
            </w:r>
          </w:p>
          <w:p w14:paraId="30FF82AF"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Hệ thống lại mối quan hệ giữa các báo cáo tài chính</w:t>
            </w:r>
          </w:p>
          <w:p w14:paraId="55452F24"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khái niệm phân tích tài chính</w:t>
            </w:r>
          </w:p>
          <w:p w14:paraId="5A2E616D"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về vai trò phân tích tài chính</w:t>
            </w:r>
          </w:p>
          <w:p w14:paraId="405C7B46"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về quy trình phân tích tài chính</w:t>
            </w:r>
          </w:p>
          <w:p w14:paraId="36F1FCC1"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-Giới thiệu về các phương pháp phân tích tài chính (phân tích theo chiều ngang, theo chiều dọc, </w:t>
            </w:r>
            <w:r w:rsidRPr="00A042C2">
              <w:rPr>
                <w:rFonts w:ascii="Times New Roman" w:hAnsi="Times New Roman"/>
                <w:sz w:val="24"/>
                <w:szCs w:val="24"/>
              </w:rPr>
              <w:lastRenderedPageBreak/>
              <w:t>phương pháp DuPont và phương pháp phân tích theo các nhóm tỷ số tài chính)</w:t>
            </w:r>
          </w:p>
          <w:p w14:paraId="7C7A4729"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7A08E1EF"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t>-</w:t>
            </w:r>
            <w:r w:rsidRPr="00A042C2">
              <w:rPr>
                <w:rFonts w:ascii="Times New Roman" w:hAnsi="Times New Roman"/>
                <w:sz w:val="24"/>
                <w:szCs w:val="24"/>
              </w:rPr>
              <w:t>Đọc slide bài Lecture 3 về báo cáo tài chính và phân tích tài chính</w:t>
            </w:r>
          </w:p>
          <w:p w14:paraId="41D0795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-Ôn tập lại các kiến thức chung về hệ thống báo cáo tài chính đã được học trong HP Nguyên lý kế toán</w:t>
            </w:r>
          </w:p>
          <w:p w14:paraId="75CC17FB"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sz w:val="24"/>
                <w:szCs w:val="24"/>
              </w:rPr>
              <w:t xml:space="preserve">- </w:t>
            </w:r>
            <w:r w:rsidRPr="00A042C2">
              <w:rPr>
                <w:rFonts w:ascii="Times New Roman" w:hAnsi="Times New Roman"/>
                <w:bCs/>
                <w:sz w:val="24"/>
                <w:szCs w:val="24"/>
              </w:rPr>
              <w:t>Thảo luận các tình huống và câu hỏi giảng viên đặt ra</w:t>
            </w:r>
          </w:p>
          <w:p w14:paraId="31C0F16B"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bCs/>
                <w:sz w:val="24"/>
                <w:szCs w:val="24"/>
              </w:rPr>
              <w:t>-Chuẩn bị dữ liệu cho bài tập lớn theo nhóm</w:t>
            </w:r>
          </w:p>
          <w:p w14:paraId="51FA6BD0" w14:textId="77777777" w:rsidR="00D219B8" w:rsidRPr="00A042C2" w:rsidRDefault="00D219B8" w:rsidP="00A042C2">
            <w:pPr>
              <w:spacing w:after="0" w:line="300" w:lineRule="auto"/>
              <w:jc w:val="both"/>
              <w:rPr>
                <w:rFonts w:ascii="Times New Roman" w:hAnsi="Times New Roman"/>
                <w:sz w:val="24"/>
                <w:szCs w:val="24"/>
              </w:rPr>
            </w:pPr>
          </w:p>
          <w:p w14:paraId="0F06F184" w14:textId="77777777" w:rsidR="00D219B8" w:rsidRPr="00A042C2" w:rsidRDefault="00D219B8" w:rsidP="00A042C2">
            <w:pPr>
              <w:spacing w:after="0" w:line="300" w:lineRule="auto"/>
              <w:jc w:val="both"/>
              <w:rPr>
                <w:rFonts w:ascii="Times New Roman" w:hAnsi="Times New Roman"/>
                <w:sz w:val="24"/>
                <w:szCs w:val="24"/>
              </w:rPr>
            </w:pPr>
          </w:p>
          <w:p w14:paraId="186C1E76" w14:textId="77777777" w:rsidR="00D219B8" w:rsidRPr="00A042C2" w:rsidRDefault="00D219B8" w:rsidP="00A042C2">
            <w:pPr>
              <w:spacing w:after="0" w:line="300" w:lineRule="auto"/>
              <w:jc w:val="both"/>
              <w:rPr>
                <w:rFonts w:ascii="Times New Roman" w:hAnsi="Times New Roman"/>
                <w:sz w:val="24"/>
                <w:szCs w:val="24"/>
              </w:rPr>
            </w:pPr>
          </w:p>
        </w:tc>
        <w:tc>
          <w:tcPr>
            <w:tcW w:w="0" w:type="auto"/>
            <w:shd w:val="clear" w:color="auto" w:fill="auto"/>
            <w:vAlign w:val="center"/>
          </w:tcPr>
          <w:p w14:paraId="06D94F9D" w14:textId="77777777" w:rsidR="00D219B8" w:rsidRPr="00A042C2" w:rsidRDefault="00D219B8" w:rsidP="00A042C2">
            <w:pPr>
              <w:tabs>
                <w:tab w:val="left" w:pos="720"/>
              </w:tabs>
              <w:spacing w:after="0" w:line="300" w:lineRule="auto"/>
              <w:rPr>
                <w:rFonts w:ascii="Times New Roman" w:hAnsi="Times New Roman"/>
                <w:sz w:val="24"/>
                <w:szCs w:val="24"/>
              </w:rPr>
            </w:pPr>
          </w:p>
        </w:tc>
        <w:tc>
          <w:tcPr>
            <w:tcW w:w="0" w:type="auto"/>
          </w:tcPr>
          <w:p w14:paraId="59CFFD18"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CLO</w:t>
            </w:r>
          </w:p>
          <w:p w14:paraId="1B2D715D"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2.1-2.9</w:t>
            </w:r>
          </w:p>
          <w:p w14:paraId="3962C8FD"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3.1-3.5</w:t>
            </w:r>
          </w:p>
        </w:tc>
      </w:tr>
      <w:tr w:rsidR="003878B4" w:rsidRPr="00A042C2" w14:paraId="17B2AA57" w14:textId="77777777" w:rsidTr="00A042C2">
        <w:trPr>
          <w:trHeight w:val="20"/>
        </w:trPr>
        <w:tc>
          <w:tcPr>
            <w:tcW w:w="0" w:type="auto"/>
            <w:shd w:val="clear" w:color="auto" w:fill="auto"/>
          </w:tcPr>
          <w:p w14:paraId="3833E866" w14:textId="77777777"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lastRenderedPageBreak/>
              <w:t xml:space="preserve">    6</w:t>
            </w:r>
          </w:p>
        </w:tc>
        <w:tc>
          <w:tcPr>
            <w:tcW w:w="0" w:type="auto"/>
            <w:shd w:val="clear" w:color="auto" w:fill="auto"/>
          </w:tcPr>
          <w:p w14:paraId="3A6767D3"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
                <w:sz w:val="24"/>
                <w:szCs w:val="24"/>
                <w:lang w:val="fr-FR"/>
              </w:rPr>
            </w:pPr>
            <w:r w:rsidRPr="00A042C2">
              <w:rPr>
                <w:rFonts w:ascii="Times New Roman" w:hAnsi="Times New Roman"/>
                <w:b/>
                <w:sz w:val="24"/>
                <w:szCs w:val="24"/>
                <w:lang w:val="fr-FR"/>
              </w:rPr>
              <w:t>Seminar 3</w:t>
            </w:r>
          </w:p>
          <w:p w14:paraId="2C06CA2B" w14:textId="4C6A1403"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-Hệ thống lại các mục tiêu của chương 2 và 3 về khái niệm báo cáo tài chính, quy trình phaant tích và ý nghĩa của các phương pháp phân tích tài chính</w:t>
            </w:r>
            <w:r w:rsidR="002452F0" w:rsidRPr="00A042C2">
              <w:rPr>
                <w:rFonts w:ascii="Times New Roman" w:hAnsi="Times New Roman"/>
                <w:color w:val="242021"/>
                <w:sz w:val="24"/>
                <w:szCs w:val="24"/>
              </w:rPr>
              <w:t xml:space="preserve"> các công ty ngành DLKS</w:t>
            </w:r>
          </w:p>
          <w:p w14:paraId="1B869629"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-Tổ chức thảo luận về các câu hỏi và bài tập cuối chương 2 và 3</w:t>
            </w:r>
          </w:p>
          <w:p w14:paraId="153B61C3"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-Hướng dẫn phương thức làm bài tập nhóm hoặc thảo luận nhóm</w:t>
            </w:r>
          </w:p>
          <w:p w14:paraId="22223887"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lastRenderedPageBreak/>
              <w:t>-Thảo luận về chủ đề bài tập nhóm khi có nhóm đề xuất</w:t>
            </w:r>
          </w:p>
        </w:tc>
        <w:tc>
          <w:tcPr>
            <w:tcW w:w="0" w:type="auto"/>
            <w:vAlign w:val="center"/>
          </w:tcPr>
          <w:p w14:paraId="4F243B02"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690268BB" w14:textId="45EDCED2"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t>)</w:t>
            </w:r>
          </w:p>
        </w:tc>
        <w:tc>
          <w:tcPr>
            <w:tcW w:w="0" w:type="auto"/>
            <w:shd w:val="clear" w:color="auto" w:fill="auto"/>
            <w:vAlign w:val="center"/>
          </w:tcPr>
          <w:p w14:paraId="1C78BF01"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5F444082"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t>-</w:t>
            </w:r>
            <w:r w:rsidRPr="00A042C2">
              <w:rPr>
                <w:rFonts w:ascii="Times New Roman" w:hAnsi="Times New Roman"/>
                <w:sz w:val="24"/>
                <w:szCs w:val="24"/>
              </w:rPr>
              <w:t xml:space="preserve"> Hướng dẫn trả lời các câu hỏi trong Giáo trình (Chương 2 và 3)</w:t>
            </w:r>
          </w:p>
          <w:p w14:paraId="586BAF70"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làm bài tập trong Giáo trình (Chương 2 và 3)</w:t>
            </w:r>
          </w:p>
          <w:p w14:paraId="36365153"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trả lời câu hỏi, làm bài tập Seminar 3</w:t>
            </w:r>
          </w:p>
          <w:p w14:paraId="5CDABDBC" w14:textId="27462A83"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-Cho sinh viên xem báo cáo tài chính thực tế của một số </w:t>
            </w:r>
            <w:r w:rsidR="002452F0" w:rsidRPr="00A042C2">
              <w:rPr>
                <w:rFonts w:ascii="Times New Roman" w:hAnsi="Times New Roman"/>
                <w:color w:val="242021"/>
                <w:sz w:val="24"/>
                <w:szCs w:val="24"/>
              </w:rPr>
              <w:t>các công ty ngành DLKS</w:t>
            </w:r>
          </w:p>
          <w:p w14:paraId="4EADB44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-Hướng dẫn các nhóm chọn 1 doanh nghiệp để thu thập số liệu trên các báo cáo tài chính, từ đó thực </w:t>
            </w:r>
            <w:r w:rsidRPr="00A042C2">
              <w:rPr>
                <w:rFonts w:ascii="Times New Roman" w:hAnsi="Times New Roman"/>
                <w:sz w:val="24"/>
                <w:szCs w:val="24"/>
              </w:rPr>
              <w:lastRenderedPageBreak/>
              <w:t>hành theo các phương pháp phân tích tài chính (chủ yếu theo các tỷ số phân tích)</w:t>
            </w:r>
          </w:p>
          <w:p w14:paraId="78EAFA76"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tìm chủ đề cho các nhóm thảo luận</w:t>
            </w:r>
          </w:p>
          <w:p w14:paraId="699770CF"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-Bình luận về chủ đề của nhóm đã đề xuất</w:t>
            </w:r>
          </w:p>
          <w:p w14:paraId="71CF9D6C"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44D72B7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t>-</w:t>
            </w:r>
            <w:r w:rsidRPr="00A042C2">
              <w:rPr>
                <w:rFonts w:ascii="Times New Roman" w:hAnsi="Times New Roman"/>
                <w:sz w:val="24"/>
                <w:szCs w:val="24"/>
              </w:rPr>
              <w:t>Đọc lại slide bài giảng Lecture 3 và slide Seminar 3</w:t>
            </w:r>
          </w:p>
          <w:p w14:paraId="0DABA8E3"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-Đề xuất các chủ đề bài tập lớn cho nhóm mình</w:t>
            </w:r>
          </w:p>
          <w:p w14:paraId="0D7ABD7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trả lời các câu hỏi lý thuyết của chương  2 và 3 về báo cáo tài chính và phân tích tài chính</w:t>
            </w:r>
          </w:p>
          <w:p w14:paraId="38C3767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chữa bài tập</w:t>
            </w:r>
          </w:p>
          <w:p w14:paraId="3DA587B4"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thảo luận chủ đề giảng viên đưa ra tại lớp và chủ đề bài tập lớn của nhóm mình hoặc nhóm khác</w:t>
            </w:r>
          </w:p>
          <w:p w14:paraId="1253EC9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-Trao đổi với nhóm về phương thức triển khai làm bài tập lớn</w:t>
            </w:r>
          </w:p>
          <w:p w14:paraId="38A93647" w14:textId="77777777" w:rsidR="00D219B8" w:rsidRPr="00A042C2" w:rsidRDefault="00D219B8" w:rsidP="00A042C2">
            <w:pPr>
              <w:spacing w:after="0" w:line="300" w:lineRule="auto"/>
              <w:jc w:val="both"/>
              <w:rPr>
                <w:rFonts w:ascii="Times New Roman" w:hAnsi="Times New Roman"/>
                <w:sz w:val="24"/>
                <w:szCs w:val="24"/>
              </w:rPr>
            </w:pPr>
          </w:p>
          <w:p w14:paraId="4E940334" w14:textId="77777777" w:rsidR="00D219B8" w:rsidRPr="00A042C2" w:rsidRDefault="00D219B8" w:rsidP="00A042C2">
            <w:pPr>
              <w:spacing w:after="0" w:line="300" w:lineRule="auto"/>
              <w:jc w:val="both"/>
              <w:rPr>
                <w:rFonts w:ascii="Times New Roman" w:hAnsi="Times New Roman"/>
                <w:sz w:val="24"/>
                <w:szCs w:val="24"/>
              </w:rPr>
            </w:pPr>
          </w:p>
          <w:p w14:paraId="1F4BD1B0" w14:textId="77777777" w:rsidR="00D219B8" w:rsidRPr="00A042C2" w:rsidRDefault="00D219B8" w:rsidP="00A042C2">
            <w:pPr>
              <w:spacing w:after="0" w:line="300" w:lineRule="auto"/>
              <w:jc w:val="both"/>
              <w:rPr>
                <w:rFonts w:ascii="Times New Roman" w:hAnsi="Times New Roman"/>
                <w:sz w:val="24"/>
                <w:szCs w:val="24"/>
              </w:rPr>
            </w:pPr>
          </w:p>
        </w:tc>
        <w:tc>
          <w:tcPr>
            <w:tcW w:w="0" w:type="auto"/>
            <w:shd w:val="clear" w:color="auto" w:fill="auto"/>
            <w:vAlign w:val="center"/>
          </w:tcPr>
          <w:p w14:paraId="3AB800B7"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-Điểm danh</w:t>
            </w:r>
          </w:p>
          <w:p w14:paraId="400033AA"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Trả lời câu hỏi trong slide seminar 3</w:t>
            </w:r>
          </w:p>
          <w:p w14:paraId="62CAC9A9"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-Tham gia thảo luận theo nhóm theo các nội dung và mục tiêu của chương 2 và 3</w:t>
            </w:r>
          </w:p>
          <w:p w14:paraId="18A74E7C"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-Trình bày về chủ đề của nhóm</w:t>
            </w:r>
          </w:p>
          <w:p w14:paraId="657AA8B6"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-Trả lời các câu hỏi và bài tập cuối chương 2 và 3 trong giáo trình</w:t>
            </w:r>
          </w:p>
          <w:p w14:paraId="2DA73AC4"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Tham gia thảo luận theo chủ đề GV đưa ra</w:t>
            </w:r>
          </w:p>
          <w:p w14:paraId="03863338"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p>
        </w:tc>
        <w:tc>
          <w:tcPr>
            <w:tcW w:w="0" w:type="auto"/>
          </w:tcPr>
          <w:p w14:paraId="4E679FCB"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lastRenderedPageBreak/>
              <w:t>CLO 2.1-2.9</w:t>
            </w:r>
          </w:p>
          <w:p w14:paraId="786A0E47"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3.1-3.5</w:t>
            </w:r>
          </w:p>
        </w:tc>
      </w:tr>
      <w:tr w:rsidR="003878B4" w:rsidRPr="00A042C2" w14:paraId="04F372BB" w14:textId="77777777" w:rsidTr="00A042C2">
        <w:trPr>
          <w:trHeight w:val="20"/>
        </w:trPr>
        <w:tc>
          <w:tcPr>
            <w:tcW w:w="0" w:type="auto"/>
            <w:shd w:val="clear" w:color="auto" w:fill="auto"/>
          </w:tcPr>
          <w:p w14:paraId="3C3D787D" w14:textId="77777777"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lastRenderedPageBreak/>
              <w:t xml:space="preserve">    7</w:t>
            </w:r>
          </w:p>
        </w:tc>
        <w:tc>
          <w:tcPr>
            <w:tcW w:w="0" w:type="auto"/>
            <w:shd w:val="clear" w:color="auto" w:fill="auto"/>
          </w:tcPr>
          <w:p w14:paraId="1D4425AF"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
                <w:sz w:val="24"/>
                <w:szCs w:val="24"/>
                <w:lang w:val="fr-FR"/>
              </w:rPr>
              <w:t>Lecture 4</w:t>
            </w:r>
          </w:p>
          <w:p w14:paraId="5A666EFC"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
                <w:sz w:val="24"/>
                <w:szCs w:val="24"/>
                <w:lang w:val="fr-FR"/>
              </w:rPr>
            </w:pPr>
            <w:r w:rsidRPr="00A042C2">
              <w:rPr>
                <w:rFonts w:ascii="Times New Roman" w:hAnsi="Times New Roman"/>
                <w:b/>
                <w:sz w:val="24"/>
                <w:szCs w:val="24"/>
                <w:lang w:val="fr-FR"/>
              </w:rPr>
              <w:t>Định giá trái phiếu và cổ phiếu</w:t>
            </w:r>
          </w:p>
          <w:p w14:paraId="26BC8D2B" w14:textId="7737CAEE"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4.1. Giới thiệu chung về trái phiếu, cổ phiếu (các khái niệm liên quan, dòng </w:t>
            </w:r>
            <w:r w:rsidRPr="00A042C2">
              <w:rPr>
                <w:rFonts w:ascii="Times New Roman" w:hAnsi="Times New Roman"/>
                <w:bCs/>
                <w:sz w:val="24"/>
                <w:szCs w:val="24"/>
                <w:lang w:val="fr-FR"/>
              </w:rPr>
              <w:lastRenderedPageBreak/>
              <w:t xml:space="preserve">tiền liên quan và ý nghĩa đối với hoạt động của </w:t>
            </w:r>
            <w:r w:rsidR="00013BCE" w:rsidRPr="00A042C2">
              <w:rPr>
                <w:rFonts w:ascii="Times New Roman" w:hAnsi="Times New Roman"/>
                <w:color w:val="242021"/>
                <w:sz w:val="24"/>
                <w:szCs w:val="24"/>
              </w:rPr>
              <w:t>các công ty ngành DLKS</w:t>
            </w:r>
            <w:r w:rsidRPr="00A042C2">
              <w:rPr>
                <w:rFonts w:ascii="Times New Roman" w:hAnsi="Times New Roman"/>
                <w:bCs/>
                <w:sz w:val="24"/>
                <w:szCs w:val="24"/>
                <w:lang w:val="fr-FR"/>
              </w:rPr>
              <w:t>)</w:t>
            </w:r>
          </w:p>
          <w:p w14:paraId="2A80795F"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4.2. Giới thiệu chung về các loại cổ phiếu và trái phiếu thường gặp</w:t>
            </w:r>
          </w:p>
          <w:p w14:paraId="1DBD07AF"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4.3. Giới thiệu các công thức xác định giá trị của cổ phiếu và trái phiếu</w:t>
            </w:r>
          </w:p>
          <w:p w14:paraId="77DC73B3"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p>
        </w:tc>
        <w:tc>
          <w:tcPr>
            <w:tcW w:w="0" w:type="auto"/>
            <w:vAlign w:val="center"/>
          </w:tcPr>
          <w:p w14:paraId="4DC7A83B"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6F4EC0E8" w14:textId="3BF8AB12"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3B4B7C78"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59F2C88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Giới thiệu mục tiêu của chương 7 về Định giá trái phiếu và cổ phiếu (giảng theo slide chương 7)</w:t>
            </w:r>
          </w:p>
          <w:p w14:paraId="5204DBEE" w14:textId="347E78D6"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lastRenderedPageBreak/>
              <w:t xml:space="preserve">-Hệ thống lại các kiến thức nền tảng liên quan về vốn và nguồn vốn của </w:t>
            </w:r>
            <w:r w:rsidR="00013BCE" w:rsidRPr="00A042C2">
              <w:rPr>
                <w:rFonts w:ascii="Times New Roman" w:hAnsi="Times New Roman"/>
                <w:color w:val="242021"/>
                <w:sz w:val="24"/>
                <w:szCs w:val="24"/>
              </w:rPr>
              <w:t>các công ty ngành DLKS</w:t>
            </w:r>
          </w:p>
          <w:p w14:paraId="1F762C54" w14:textId="40B9B9A4"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 Hệ thống lại các hình thức huy động vốn của </w:t>
            </w:r>
            <w:r w:rsidR="00013BCE" w:rsidRPr="00A042C2">
              <w:rPr>
                <w:rFonts w:ascii="Times New Roman" w:hAnsi="Times New Roman"/>
                <w:color w:val="242021"/>
                <w:sz w:val="24"/>
                <w:szCs w:val="24"/>
              </w:rPr>
              <w:t>các công ty ngành DLKS</w:t>
            </w:r>
          </w:p>
          <w:p w14:paraId="138F5774"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lại các loại trái phiếu và cổ phiếu</w:t>
            </w:r>
          </w:p>
          <w:p w14:paraId="7D1AB4CF" w14:textId="6FB9FA99"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về các tham số cần thiết cần sử dụng khi muốn xác định giá trị của trái phiếu và cổ phiếu</w:t>
            </w:r>
            <w:r w:rsidR="006061ED" w:rsidRPr="00A042C2">
              <w:rPr>
                <w:rFonts w:ascii="Times New Roman" w:hAnsi="Times New Roman"/>
                <w:color w:val="242021"/>
                <w:sz w:val="24"/>
                <w:szCs w:val="24"/>
              </w:rPr>
              <w:t xml:space="preserve"> các công ty ngành DLKS</w:t>
            </w:r>
          </w:p>
          <w:p w14:paraId="049767D5"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3F7708F5"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Đọc slide bài Lecture 4 về Định giá trái phiếu và cổ phiếu</w:t>
            </w:r>
          </w:p>
          <w:p w14:paraId="549F69C8"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-Ôn tập lại các kiến thức về nguồn vốn và thị trường vốn</w:t>
            </w:r>
          </w:p>
          <w:p w14:paraId="02AA0224"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sz w:val="24"/>
                <w:szCs w:val="24"/>
              </w:rPr>
              <w:t xml:space="preserve">- </w:t>
            </w:r>
            <w:r w:rsidRPr="00A042C2">
              <w:rPr>
                <w:rFonts w:ascii="Times New Roman" w:hAnsi="Times New Roman"/>
                <w:bCs/>
                <w:sz w:val="24"/>
                <w:szCs w:val="24"/>
              </w:rPr>
              <w:t>Thảo luận các tình huống và câu hỏi giảng viên đặt ra</w:t>
            </w:r>
          </w:p>
          <w:p w14:paraId="4F20C272" w14:textId="77777777" w:rsidR="00D219B8" w:rsidRPr="00A042C2" w:rsidRDefault="00D219B8" w:rsidP="00A042C2">
            <w:pPr>
              <w:spacing w:after="0" w:line="300" w:lineRule="auto"/>
              <w:jc w:val="both"/>
              <w:rPr>
                <w:rFonts w:ascii="Times New Roman" w:hAnsi="Times New Roman"/>
                <w:sz w:val="24"/>
                <w:szCs w:val="24"/>
              </w:rPr>
            </w:pPr>
          </w:p>
        </w:tc>
        <w:tc>
          <w:tcPr>
            <w:tcW w:w="0" w:type="auto"/>
            <w:shd w:val="clear" w:color="auto" w:fill="auto"/>
            <w:vAlign w:val="center"/>
          </w:tcPr>
          <w:p w14:paraId="36D05F11"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p>
        </w:tc>
        <w:tc>
          <w:tcPr>
            <w:tcW w:w="0" w:type="auto"/>
          </w:tcPr>
          <w:p w14:paraId="72DBDCE0"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CLO</w:t>
            </w:r>
          </w:p>
          <w:p w14:paraId="77B56513"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4.1-4.3</w:t>
            </w:r>
          </w:p>
        </w:tc>
      </w:tr>
      <w:tr w:rsidR="003878B4" w:rsidRPr="00A042C2" w14:paraId="1B10A1C3" w14:textId="77777777" w:rsidTr="00A042C2">
        <w:trPr>
          <w:trHeight w:val="20"/>
        </w:trPr>
        <w:tc>
          <w:tcPr>
            <w:tcW w:w="0" w:type="auto"/>
            <w:shd w:val="clear" w:color="auto" w:fill="auto"/>
          </w:tcPr>
          <w:p w14:paraId="0A8527E9" w14:textId="77777777"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lastRenderedPageBreak/>
              <w:t xml:space="preserve">    8</w:t>
            </w:r>
          </w:p>
        </w:tc>
        <w:tc>
          <w:tcPr>
            <w:tcW w:w="0" w:type="auto"/>
            <w:shd w:val="clear" w:color="auto" w:fill="auto"/>
          </w:tcPr>
          <w:p w14:paraId="3158BD0F"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
                <w:sz w:val="24"/>
                <w:szCs w:val="24"/>
                <w:lang w:val="fr-FR"/>
              </w:rPr>
            </w:pPr>
            <w:r w:rsidRPr="00A042C2">
              <w:rPr>
                <w:rFonts w:ascii="Times New Roman" w:hAnsi="Times New Roman"/>
                <w:b/>
                <w:sz w:val="24"/>
                <w:szCs w:val="24"/>
                <w:lang w:val="fr-FR"/>
              </w:rPr>
              <w:t>Seminar 4</w:t>
            </w:r>
          </w:p>
          <w:p w14:paraId="3459B0C2" w14:textId="586D9A3B"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
                <w:sz w:val="24"/>
                <w:szCs w:val="24"/>
                <w:lang w:val="fr-FR"/>
              </w:rPr>
              <w:t>-</w:t>
            </w:r>
            <w:r w:rsidRPr="00A042C2">
              <w:rPr>
                <w:rFonts w:ascii="Times New Roman" w:hAnsi="Times New Roman"/>
                <w:bCs/>
                <w:sz w:val="24"/>
                <w:szCs w:val="24"/>
                <w:lang w:val="fr-FR"/>
              </w:rPr>
              <w:t>Thảo luận các chủ đề lý thuyết về thị trường tài chính, thị trường vốn</w:t>
            </w:r>
            <w:r w:rsidR="006061ED" w:rsidRPr="00A042C2">
              <w:rPr>
                <w:rFonts w:ascii="Times New Roman" w:hAnsi="Times New Roman"/>
                <w:color w:val="242021"/>
                <w:sz w:val="24"/>
                <w:szCs w:val="24"/>
              </w:rPr>
              <w:t xml:space="preserve"> các công ty ngành DLKS</w:t>
            </w:r>
          </w:p>
          <w:p w14:paraId="6FDEC0D0"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-Thảo luận về sự khác nhau và ưu điểm hạn chế của một số công cụ huy động vốn, trong đó tập trung vào trái </w:t>
            </w:r>
            <w:r w:rsidRPr="00A042C2">
              <w:rPr>
                <w:rFonts w:ascii="Times New Roman" w:hAnsi="Times New Roman"/>
                <w:bCs/>
                <w:sz w:val="24"/>
                <w:szCs w:val="24"/>
                <w:lang w:val="fr-FR"/>
              </w:rPr>
              <w:lastRenderedPageBreak/>
              <w:t>phiếu và cổ phiếu</w:t>
            </w:r>
          </w:p>
          <w:p w14:paraId="4F97F08F" w14:textId="6C1AC24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xml:space="preserve">-Thực  hành xác định giá trị trái phiếu và cổ phiếu </w:t>
            </w:r>
            <w:r w:rsidR="006061ED" w:rsidRPr="00A042C2">
              <w:rPr>
                <w:rFonts w:ascii="Times New Roman" w:hAnsi="Times New Roman"/>
                <w:color w:val="242021"/>
                <w:sz w:val="24"/>
                <w:szCs w:val="24"/>
              </w:rPr>
              <w:t>các công ty ngành DLKS</w:t>
            </w:r>
            <w:r w:rsidR="006061ED" w:rsidRPr="00A042C2">
              <w:rPr>
                <w:rFonts w:ascii="Times New Roman" w:hAnsi="Times New Roman"/>
                <w:bCs/>
                <w:sz w:val="24"/>
                <w:szCs w:val="24"/>
                <w:lang w:val="fr-FR"/>
              </w:rPr>
              <w:t xml:space="preserve"> </w:t>
            </w:r>
            <w:r w:rsidRPr="00A042C2">
              <w:rPr>
                <w:rFonts w:ascii="Times New Roman" w:hAnsi="Times New Roman"/>
                <w:bCs/>
                <w:sz w:val="24"/>
                <w:szCs w:val="24"/>
                <w:lang w:val="fr-FR"/>
              </w:rPr>
              <w:t>(theo các bài tập trong Giáo trình hoặc dựa trên số liệu giảng viên thu thập thực tế)</w:t>
            </w:r>
          </w:p>
          <w:p w14:paraId="12F487AD" w14:textId="77777777" w:rsidR="00D219B8" w:rsidRPr="00A042C2" w:rsidRDefault="00D219B8" w:rsidP="00A042C2">
            <w:pPr>
              <w:widowControl w:val="0"/>
              <w:tabs>
                <w:tab w:val="left" w:pos="439"/>
                <w:tab w:val="left" w:pos="993"/>
              </w:tabs>
              <w:spacing w:after="0" w:line="300" w:lineRule="auto"/>
              <w:jc w:val="both"/>
              <w:rPr>
                <w:rFonts w:ascii="Times New Roman" w:hAnsi="Times New Roman"/>
                <w:bCs/>
                <w:sz w:val="24"/>
                <w:szCs w:val="24"/>
                <w:lang w:val="fr-FR"/>
              </w:rPr>
            </w:pPr>
            <w:r w:rsidRPr="00A042C2">
              <w:rPr>
                <w:rFonts w:ascii="Times New Roman" w:hAnsi="Times New Roman"/>
                <w:bCs/>
                <w:sz w:val="24"/>
                <w:szCs w:val="24"/>
                <w:lang w:val="fr-FR"/>
              </w:rPr>
              <w:t>- Thảo luận về chủ đề bài tập nhóm khi có nhóm đề xuất</w:t>
            </w:r>
          </w:p>
        </w:tc>
        <w:tc>
          <w:tcPr>
            <w:tcW w:w="0" w:type="auto"/>
            <w:vAlign w:val="center"/>
          </w:tcPr>
          <w:p w14:paraId="7BF2599F"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418EBAD7" w14:textId="7F8DBF57"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1BA29B2E"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4827FBB8"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-Giảng theo slide ôn tập của Seminar 4 (liên hệ lại theo mục tiêu của chương đã được giới thiệu trong Lecture 4)</w:t>
            </w:r>
          </w:p>
          <w:p w14:paraId="40F08AAD"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-Hệ thống lại các khái niệm quan trọng về trái phiếu cổ phiếu và cách xác định giá trị trái phiếu và cổ phiếu)</w:t>
            </w:r>
          </w:p>
          <w:p w14:paraId="6704D79A"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lastRenderedPageBreak/>
              <w:t>-Hướng dẫn thảo luận các câu hỏi tự luận trong Giáo trình</w:t>
            </w:r>
          </w:p>
          <w:p w14:paraId="3FD0171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làm các bài tập cuối chương</w:t>
            </w:r>
          </w:p>
          <w:p w14:paraId="2D12DFF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-Gợi ý các nhóm một số chủ đề thảo luận</w:t>
            </w:r>
          </w:p>
          <w:p w14:paraId="4827D8CF"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--Bình luận về chủ đề của nhóm đã đề xuất</w:t>
            </w:r>
          </w:p>
          <w:p w14:paraId="3BB54641"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34550946"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Đọc lại slide bài giảng Lecture 4 và slide Seminar 4</w:t>
            </w:r>
          </w:p>
          <w:p w14:paraId="3D519E38"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-Đề xuất các chủ đề bài tập lớn cho nhóm mình</w:t>
            </w:r>
          </w:p>
          <w:p w14:paraId="7F2F915F"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trả lời các câu hỏi lý thuyết của chương  7 về định giá trái phiếu và cổ phiếu</w:t>
            </w:r>
          </w:p>
          <w:p w14:paraId="5EE8F135"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chữa bài tập</w:t>
            </w:r>
          </w:p>
          <w:p w14:paraId="297A564C"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thảo luận chủ đề giảng viên đưa ra tại lớp và chủ đề bài tập lớn của nhóm mình hoặc nhóm khác</w:t>
            </w:r>
          </w:p>
          <w:p w14:paraId="554D657E" w14:textId="77777777" w:rsidR="00D219B8" w:rsidRPr="00A042C2" w:rsidRDefault="00D219B8" w:rsidP="00A042C2">
            <w:pPr>
              <w:spacing w:after="0" w:line="300" w:lineRule="auto"/>
              <w:jc w:val="both"/>
              <w:rPr>
                <w:rFonts w:ascii="Times New Roman" w:hAnsi="Times New Roman"/>
                <w:sz w:val="24"/>
                <w:szCs w:val="24"/>
              </w:rPr>
            </w:pPr>
          </w:p>
          <w:p w14:paraId="153B8258" w14:textId="77777777" w:rsidR="00D219B8" w:rsidRPr="00A042C2" w:rsidRDefault="00D219B8" w:rsidP="00A042C2">
            <w:pPr>
              <w:spacing w:after="0" w:line="300" w:lineRule="auto"/>
              <w:jc w:val="both"/>
              <w:rPr>
                <w:rFonts w:ascii="Times New Roman" w:hAnsi="Times New Roman"/>
                <w:sz w:val="24"/>
                <w:szCs w:val="24"/>
              </w:rPr>
            </w:pPr>
          </w:p>
          <w:p w14:paraId="27042F34" w14:textId="77777777" w:rsidR="00D219B8" w:rsidRPr="00A042C2" w:rsidRDefault="00D219B8" w:rsidP="00A042C2">
            <w:pPr>
              <w:spacing w:after="0" w:line="300" w:lineRule="auto"/>
              <w:jc w:val="both"/>
              <w:rPr>
                <w:rFonts w:ascii="Times New Roman" w:hAnsi="Times New Roman"/>
                <w:sz w:val="24"/>
                <w:szCs w:val="24"/>
              </w:rPr>
            </w:pPr>
          </w:p>
          <w:p w14:paraId="6693B16F" w14:textId="77777777" w:rsidR="00D219B8" w:rsidRPr="00A042C2" w:rsidRDefault="00D219B8" w:rsidP="00A042C2">
            <w:pPr>
              <w:spacing w:after="0" w:line="300" w:lineRule="auto"/>
              <w:jc w:val="both"/>
              <w:rPr>
                <w:rFonts w:ascii="Times New Roman" w:hAnsi="Times New Roman"/>
                <w:sz w:val="24"/>
                <w:szCs w:val="24"/>
              </w:rPr>
            </w:pPr>
          </w:p>
        </w:tc>
        <w:tc>
          <w:tcPr>
            <w:tcW w:w="0" w:type="auto"/>
            <w:shd w:val="clear" w:color="auto" w:fill="auto"/>
            <w:vAlign w:val="center"/>
          </w:tcPr>
          <w:p w14:paraId="4B0ADD78"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-Điểm danh</w:t>
            </w:r>
          </w:p>
          <w:p w14:paraId="7ADF1EE1"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Trả lời câu hỏi trong slide seminar 4</w:t>
            </w:r>
          </w:p>
          <w:p w14:paraId="5CB09938"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xml:space="preserve">-Tham gia thảo luận theo nhóm theo các nội dung </w:t>
            </w:r>
            <w:r w:rsidRPr="00A042C2">
              <w:rPr>
                <w:rFonts w:ascii="Times New Roman" w:hAnsi="Times New Roman"/>
                <w:sz w:val="24"/>
                <w:szCs w:val="24"/>
                <w:lang w:val="pt-BR"/>
              </w:rPr>
              <w:lastRenderedPageBreak/>
              <w:t>và mục tiêu của chương 7</w:t>
            </w:r>
          </w:p>
          <w:p w14:paraId="7DF2E05E"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-Trình bày về chủ đề của nhóm</w:t>
            </w:r>
          </w:p>
          <w:p w14:paraId="69966CFC"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-Trả lời các câu hỏi và bài tập cuối chương 7 trong giáo trình</w:t>
            </w:r>
          </w:p>
          <w:p w14:paraId="4ADFDCAF"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Tham gia thảo luận theo chủ đề GV đưa ra</w:t>
            </w:r>
          </w:p>
          <w:p w14:paraId="0921F6F3"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p>
        </w:tc>
        <w:tc>
          <w:tcPr>
            <w:tcW w:w="0" w:type="auto"/>
          </w:tcPr>
          <w:p w14:paraId="770B85CA"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lastRenderedPageBreak/>
              <w:t>CLO</w:t>
            </w:r>
          </w:p>
          <w:p w14:paraId="10189B75" w14:textId="77777777" w:rsidR="00D219B8" w:rsidRPr="00A042C2" w:rsidRDefault="00D219B8" w:rsidP="00A042C2">
            <w:pPr>
              <w:widowControl w:val="0"/>
              <w:tabs>
                <w:tab w:val="left" w:pos="288"/>
                <w:tab w:val="left" w:pos="990"/>
              </w:tabs>
              <w:spacing w:after="0" w:line="300" w:lineRule="auto"/>
              <w:jc w:val="both"/>
              <w:rPr>
                <w:rFonts w:ascii="Times New Roman" w:hAnsi="Times New Roman"/>
                <w:sz w:val="24"/>
                <w:szCs w:val="24"/>
              </w:rPr>
            </w:pPr>
            <w:r w:rsidRPr="00A042C2">
              <w:rPr>
                <w:rFonts w:ascii="Times New Roman" w:hAnsi="Times New Roman"/>
                <w:sz w:val="24"/>
                <w:szCs w:val="24"/>
              </w:rPr>
              <w:t>4.1-4.3</w:t>
            </w:r>
          </w:p>
        </w:tc>
      </w:tr>
      <w:tr w:rsidR="003878B4" w:rsidRPr="00A042C2" w14:paraId="004C61A0" w14:textId="77777777" w:rsidTr="00A042C2">
        <w:trPr>
          <w:trHeight w:val="20"/>
        </w:trPr>
        <w:tc>
          <w:tcPr>
            <w:tcW w:w="0" w:type="auto"/>
            <w:shd w:val="clear" w:color="auto" w:fill="auto"/>
            <w:vAlign w:val="center"/>
          </w:tcPr>
          <w:p w14:paraId="681A698A"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lastRenderedPageBreak/>
              <w:t>9</w:t>
            </w:r>
          </w:p>
        </w:tc>
        <w:tc>
          <w:tcPr>
            <w:tcW w:w="0" w:type="auto"/>
            <w:shd w:val="clear" w:color="auto" w:fill="auto"/>
            <w:vAlign w:val="center"/>
          </w:tcPr>
          <w:p w14:paraId="584FB9B5"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Đánh giá quá trình/giữa kỳ</w:t>
            </w:r>
          </w:p>
        </w:tc>
        <w:tc>
          <w:tcPr>
            <w:tcW w:w="0" w:type="auto"/>
            <w:vAlign w:val="center"/>
          </w:tcPr>
          <w:p w14:paraId="05944826" w14:textId="77777777"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24A082CB" w14:textId="77777777" w:rsidR="00D219B8" w:rsidRPr="00A042C2" w:rsidRDefault="00D219B8" w:rsidP="00A042C2">
            <w:pPr>
              <w:spacing w:after="0" w:line="300" w:lineRule="auto"/>
              <w:rPr>
                <w:rFonts w:ascii="Times New Roman" w:hAnsi="Times New Roman"/>
                <w:sz w:val="24"/>
                <w:szCs w:val="24"/>
              </w:rPr>
            </w:pPr>
          </w:p>
        </w:tc>
        <w:tc>
          <w:tcPr>
            <w:tcW w:w="0" w:type="auto"/>
            <w:shd w:val="clear" w:color="auto" w:fill="auto"/>
            <w:vAlign w:val="center"/>
          </w:tcPr>
          <w:p w14:paraId="3CC666EF"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p>
        </w:tc>
        <w:tc>
          <w:tcPr>
            <w:tcW w:w="0" w:type="auto"/>
          </w:tcPr>
          <w:p w14:paraId="2267B9B7"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CLO 1-4</w:t>
            </w:r>
          </w:p>
        </w:tc>
      </w:tr>
      <w:tr w:rsidR="003878B4" w:rsidRPr="00A042C2" w14:paraId="16950205" w14:textId="77777777" w:rsidTr="00A042C2">
        <w:trPr>
          <w:trHeight w:val="20"/>
        </w:trPr>
        <w:tc>
          <w:tcPr>
            <w:tcW w:w="0" w:type="auto"/>
            <w:shd w:val="clear" w:color="auto" w:fill="auto"/>
            <w:vAlign w:val="center"/>
          </w:tcPr>
          <w:p w14:paraId="0D49D6D3"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t>10</w:t>
            </w:r>
          </w:p>
        </w:tc>
        <w:tc>
          <w:tcPr>
            <w:tcW w:w="0" w:type="auto"/>
            <w:shd w:val="clear" w:color="auto" w:fill="auto"/>
            <w:vAlign w:val="center"/>
          </w:tcPr>
          <w:p w14:paraId="64C309C2"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Lecture 5</w:t>
            </w:r>
          </w:p>
          <w:p w14:paraId="295A4D08" w14:textId="41995EBE"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 xml:space="preserve">Vốn của </w:t>
            </w:r>
            <w:r w:rsidR="00B34EC0" w:rsidRPr="00A042C2">
              <w:rPr>
                <w:rFonts w:ascii="Times New Roman" w:hAnsi="Times New Roman"/>
                <w:b/>
                <w:color w:val="242021"/>
                <w:sz w:val="24"/>
                <w:szCs w:val="24"/>
              </w:rPr>
              <w:t>các công ty ngành DLKS</w:t>
            </w:r>
          </w:p>
          <w:p w14:paraId="0849F63D" w14:textId="78F6EA69"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lastRenderedPageBreak/>
              <w:t xml:space="preserve">5.1.Giới thiệu chung về vốn và các nguồn vốn của </w:t>
            </w:r>
            <w:r w:rsidR="00B34EC0" w:rsidRPr="00A042C2">
              <w:rPr>
                <w:rFonts w:ascii="Times New Roman" w:hAnsi="Times New Roman"/>
                <w:color w:val="242021"/>
                <w:sz w:val="24"/>
                <w:szCs w:val="24"/>
              </w:rPr>
              <w:t>các công ty ngành DLKS</w:t>
            </w:r>
          </w:p>
          <w:p w14:paraId="18783CD5"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5.2. Giới thiệu về các phương thức huy động chủ yếu của vốn chủ sở hữu và nguồn vốn vay nợ</w:t>
            </w:r>
          </w:p>
          <w:p w14:paraId="57C27378" w14:textId="133D4C38"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5.3. Giới thiệu về khái niệm chi phí vốn của </w:t>
            </w:r>
            <w:r w:rsidR="00B34EC0" w:rsidRPr="00A042C2">
              <w:rPr>
                <w:rFonts w:ascii="Times New Roman" w:hAnsi="Times New Roman"/>
                <w:color w:val="242021"/>
                <w:sz w:val="24"/>
                <w:szCs w:val="24"/>
              </w:rPr>
              <w:t>các công ty ngành DLKS</w:t>
            </w:r>
          </w:p>
          <w:p w14:paraId="59D4B65B" w14:textId="0EFB1982"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5.4. Giới thiệu công thức xác định chi phí huy động các nguồn vốn</w:t>
            </w:r>
            <w:r w:rsidR="00B34EC0" w:rsidRPr="00A042C2">
              <w:rPr>
                <w:rFonts w:ascii="Times New Roman" w:hAnsi="Times New Roman"/>
                <w:color w:val="242021"/>
                <w:sz w:val="24"/>
                <w:szCs w:val="24"/>
              </w:rPr>
              <w:t xml:space="preserve"> của các công ty ngành DLKS</w:t>
            </w:r>
          </w:p>
          <w:p w14:paraId="5064B340"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p>
        </w:tc>
        <w:tc>
          <w:tcPr>
            <w:tcW w:w="0" w:type="auto"/>
            <w:vAlign w:val="center"/>
          </w:tcPr>
          <w:p w14:paraId="148ACA57"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06BAB966" w14:textId="1B65340E"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44673487" w14:textId="77777777" w:rsidR="00D219B8" w:rsidRPr="00A042C2" w:rsidRDefault="00D219B8" w:rsidP="00A042C2">
            <w:pPr>
              <w:spacing w:after="0" w:line="300" w:lineRule="auto"/>
              <w:rPr>
                <w:rFonts w:ascii="Times New Roman" w:hAnsi="Times New Roman"/>
                <w:b/>
                <w:bCs/>
                <w:sz w:val="24"/>
                <w:szCs w:val="24"/>
              </w:rPr>
            </w:pPr>
            <w:r w:rsidRPr="00A042C2">
              <w:rPr>
                <w:rFonts w:ascii="Times New Roman" w:hAnsi="Times New Roman"/>
                <w:b/>
                <w:bCs/>
                <w:sz w:val="24"/>
                <w:szCs w:val="24"/>
              </w:rPr>
              <w:lastRenderedPageBreak/>
              <w:t>Giảng viên</w:t>
            </w:r>
          </w:p>
          <w:p w14:paraId="4656FAE8" w14:textId="06B61C40"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lastRenderedPageBreak/>
              <w:t xml:space="preserve">-Giới thiệu mục tiêu của chương 5 về Nguồn vốn của </w:t>
            </w:r>
            <w:r w:rsidR="002F4905" w:rsidRPr="00A042C2">
              <w:rPr>
                <w:rFonts w:ascii="Times New Roman" w:hAnsi="Times New Roman"/>
                <w:color w:val="242021"/>
                <w:sz w:val="24"/>
                <w:szCs w:val="24"/>
              </w:rPr>
              <w:t>các công ty ngành DLKS</w:t>
            </w:r>
            <w:r w:rsidR="002F4905" w:rsidRPr="00A042C2">
              <w:rPr>
                <w:rFonts w:ascii="Times New Roman" w:hAnsi="Times New Roman"/>
                <w:sz w:val="24"/>
                <w:szCs w:val="24"/>
              </w:rPr>
              <w:t xml:space="preserve"> </w:t>
            </w:r>
            <w:r w:rsidRPr="00A042C2">
              <w:rPr>
                <w:rFonts w:ascii="Times New Roman" w:hAnsi="Times New Roman"/>
                <w:sz w:val="24"/>
                <w:szCs w:val="24"/>
              </w:rPr>
              <w:t>(giảng theo slide chương 5)</w:t>
            </w:r>
          </w:p>
          <w:p w14:paraId="11E4644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-Hệ thống lại các kiến thức nền tảng về thị trường tài chính, thị trường vốn</w:t>
            </w:r>
          </w:p>
          <w:p w14:paraId="01E7FB5F" w14:textId="6C771222"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 Hệ thống các hình thức huy động vốn của </w:t>
            </w:r>
            <w:r w:rsidR="002F4905" w:rsidRPr="00A042C2">
              <w:rPr>
                <w:rFonts w:ascii="Times New Roman" w:hAnsi="Times New Roman"/>
                <w:color w:val="242021"/>
                <w:sz w:val="24"/>
                <w:szCs w:val="24"/>
              </w:rPr>
              <w:t>các công ty ngành DLKS</w:t>
            </w:r>
            <w:r w:rsidR="002F4905" w:rsidRPr="00A042C2">
              <w:rPr>
                <w:rFonts w:ascii="Times New Roman" w:hAnsi="Times New Roman"/>
                <w:sz w:val="24"/>
                <w:szCs w:val="24"/>
              </w:rPr>
              <w:t xml:space="preserve"> </w:t>
            </w:r>
            <w:r w:rsidRPr="00A042C2">
              <w:rPr>
                <w:rFonts w:ascii="Times New Roman" w:hAnsi="Times New Roman"/>
                <w:sz w:val="24"/>
                <w:szCs w:val="24"/>
              </w:rPr>
              <w:t>(vốn chủ sở hữu và vốn vay nợ)</w:t>
            </w:r>
          </w:p>
          <w:p w14:paraId="73E7FC96" w14:textId="77777777" w:rsidR="002F4905"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-Giới thiệu các kênh huy động vốn chủ yếu của </w:t>
            </w:r>
            <w:r w:rsidR="002F4905" w:rsidRPr="00A042C2">
              <w:rPr>
                <w:rFonts w:ascii="Times New Roman" w:hAnsi="Times New Roman"/>
                <w:color w:val="242021"/>
                <w:sz w:val="24"/>
                <w:szCs w:val="24"/>
              </w:rPr>
              <w:t>các công ty ngành DLKS</w:t>
            </w:r>
            <w:r w:rsidR="002F4905" w:rsidRPr="00A042C2">
              <w:rPr>
                <w:rFonts w:ascii="Times New Roman" w:hAnsi="Times New Roman"/>
                <w:sz w:val="24"/>
                <w:szCs w:val="24"/>
              </w:rPr>
              <w:t xml:space="preserve"> </w:t>
            </w:r>
          </w:p>
          <w:p w14:paraId="7BAF242B" w14:textId="32D36C21"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về các tham số cần thiết cần sử dụng khi muốn xác định chi phí huy động các nguồn vốn</w:t>
            </w:r>
          </w:p>
          <w:p w14:paraId="090B7BB6"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1895B2C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t>-</w:t>
            </w:r>
            <w:r w:rsidRPr="00A042C2">
              <w:rPr>
                <w:rFonts w:ascii="Times New Roman" w:hAnsi="Times New Roman"/>
                <w:sz w:val="24"/>
                <w:szCs w:val="24"/>
              </w:rPr>
              <w:t xml:space="preserve"> Đọc slide bài Lecture 5 về Nguồn vốn của doanh nghiệp</w:t>
            </w:r>
          </w:p>
          <w:p w14:paraId="41F88F4D"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-Ôn tập lại các kiến thức về thị trường tài chính và thị trường vốn</w:t>
            </w:r>
          </w:p>
          <w:p w14:paraId="779E6558"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sz w:val="24"/>
                <w:szCs w:val="24"/>
              </w:rPr>
              <w:t xml:space="preserve">- </w:t>
            </w:r>
            <w:r w:rsidRPr="00A042C2">
              <w:rPr>
                <w:rFonts w:ascii="Times New Roman" w:hAnsi="Times New Roman"/>
                <w:bCs/>
                <w:sz w:val="24"/>
                <w:szCs w:val="24"/>
              </w:rPr>
              <w:t>Thảo luận các tình huống và câu hỏi giảng viên đặt ra</w:t>
            </w:r>
          </w:p>
          <w:p w14:paraId="12A2E226"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bCs/>
                <w:sz w:val="24"/>
                <w:szCs w:val="24"/>
              </w:rPr>
              <w:t>-Xem trước các ví dụ trong slide, làm bài tập được yêu cầu</w:t>
            </w:r>
          </w:p>
          <w:p w14:paraId="0DCA84FA" w14:textId="77777777" w:rsidR="00D219B8" w:rsidRPr="00A042C2" w:rsidRDefault="00D219B8" w:rsidP="00A042C2">
            <w:pPr>
              <w:spacing w:after="0" w:line="300" w:lineRule="auto"/>
              <w:jc w:val="both"/>
              <w:rPr>
                <w:rFonts w:ascii="Times New Roman" w:hAnsi="Times New Roman"/>
                <w:sz w:val="24"/>
                <w:szCs w:val="24"/>
              </w:rPr>
            </w:pPr>
          </w:p>
          <w:p w14:paraId="2D5C3500" w14:textId="77777777" w:rsidR="00D219B8" w:rsidRPr="00A042C2" w:rsidRDefault="00D219B8" w:rsidP="00A042C2">
            <w:pPr>
              <w:spacing w:after="0" w:line="300" w:lineRule="auto"/>
              <w:jc w:val="both"/>
              <w:rPr>
                <w:rFonts w:ascii="Times New Roman" w:hAnsi="Times New Roman"/>
                <w:sz w:val="24"/>
                <w:szCs w:val="24"/>
              </w:rPr>
            </w:pPr>
          </w:p>
          <w:p w14:paraId="456A1418" w14:textId="77777777" w:rsidR="00D219B8" w:rsidRPr="00A042C2" w:rsidRDefault="00D219B8" w:rsidP="00A042C2">
            <w:pPr>
              <w:spacing w:after="0" w:line="300" w:lineRule="auto"/>
              <w:rPr>
                <w:rFonts w:ascii="Times New Roman" w:hAnsi="Times New Roman"/>
                <w:sz w:val="24"/>
                <w:szCs w:val="24"/>
              </w:rPr>
            </w:pPr>
          </w:p>
        </w:tc>
        <w:tc>
          <w:tcPr>
            <w:tcW w:w="0" w:type="auto"/>
            <w:shd w:val="clear" w:color="auto" w:fill="auto"/>
            <w:vAlign w:val="center"/>
          </w:tcPr>
          <w:p w14:paraId="1191C76B"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p>
        </w:tc>
        <w:tc>
          <w:tcPr>
            <w:tcW w:w="0" w:type="auto"/>
            <w:vAlign w:val="center"/>
          </w:tcPr>
          <w:p w14:paraId="209C2086"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CLO</w:t>
            </w:r>
          </w:p>
          <w:p w14:paraId="2098878D" w14:textId="537E4C20" w:rsidR="00D219B8" w:rsidRPr="00A042C2" w:rsidRDefault="007D4254"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4</w:t>
            </w:r>
            <w:r w:rsidR="00D219B8" w:rsidRPr="00A042C2">
              <w:rPr>
                <w:rFonts w:ascii="Times New Roman" w:hAnsi="Times New Roman"/>
                <w:sz w:val="24"/>
                <w:szCs w:val="24"/>
              </w:rPr>
              <w:t>.1-</w:t>
            </w:r>
            <w:r w:rsidRPr="00A042C2">
              <w:rPr>
                <w:rFonts w:ascii="Times New Roman" w:hAnsi="Times New Roman"/>
                <w:sz w:val="24"/>
                <w:szCs w:val="24"/>
              </w:rPr>
              <w:t>4</w:t>
            </w:r>
            <w:r w:rsidR="00D219B8" w:rsidRPr="00A042C2">
              <w:rPr>
                <w:rFonts w:ascii="Times New Roman" w:hAnsi="Times New Roman"/>
                <w:sz w:val="24"/>
                <w:szCs w:val="24"/>
              </w:rPr>
              <w:t>.6</w:t>
            </w:r>
          </w:p>
        </w:tc>
      </w:tr>
      <w:tr w:rsidR="003878B4" w:rsidRPr="00A042C2" w14:paraId="48A52831" w14:textId="77777777" w:rsidTr="00A042C2">
        <w:trPr>
          <w:trHeight w:val="20"/>
        </w:trPr>
        <w:tc>
          <w:tcPr>
            <w:tcW w:w="0" w:type="auto"/>
            <w:shd w:val="clear" w:color="auto" w:fill="auto"/>
            <w:vAlign w:val="center"/>
          </w:tcPr>
          <w:p w14:paraId="6D7B2C77"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lastRenderedPageBreak/>
              <w:t>11</w:t>
            </w:r>
          </w:p>
        </w:tc>
        <w:tc>
          <w:tcPr>
            <w:tcW w:w="0" w:type="auto"/>
            <w:shd w:val="clear" w:color="auto" w:fill="auto"/>
            <w:vAlign w:val="center"/>
          </w:tcPr>
          <w:p w14:paraId="2965C958"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Seminar 5</w:t>
            </w:r>
          </w:p>
          <w:p w14:paraId="40E9EF0A" w14:textId="783D1029"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-Thảo luận về các ví dụ, câu  hỏi và bài tập trong slide lecture 5 về vốn, nguồn vốn và chi phí vốn của </w:t>
            </w:r>
            <w:r w:rsidR="00B34EC0" w:rsidRPr="00A042C2">
              <w:rPr>
                <w:rFonts w:ascii="Times New Roman" w:hAnsi="Times New Roman"/>
                <w:color w:val="242021"/>
                <w:sz w:val="24"/>
                <w:szCs w:val="24"/>
              </w:rPr>
              <w:t>các công ty ngành DLKS</w:t>
            </w:r>
          </w:p>
          <w:p w14:paraId="698423B4"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-Thảo luận về các câu hỏi và bài tập cuối chương 4 trong giáo trình</w:t>
            </w:r>
          </w:p>
          <w:p w14:paraId="0D5A9EC3"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-Thảo luận về chủ đề bài tập nhóm khi có nhóm đề xuất</w:t>
            </w:r>
          </w:p>
          <w:p w14:paraId="688967AB"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-Hướng dẫn thực hành tính chi phí huy động vốn khi có các dữ liệu cho sẵn</w:t>
            </w:r>
          </w:p>
          <w:p w14:paraId="7A5AFA3D"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-Thực hiện so sánh các mô hình sử dụng khi xác định chi phí huy động vốn</w:t>
            </w:r>
          </w:p>
          <w:p w14:paraId="0F3EDE50"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p>
        </w:tc>
        <w:tc>
          <w:tcPr>
            <w:tcW w:w="0" w:type="auto"/>
            <w:vAlign w:val="center"/>
          </w:tcPr>
          <w:p w14:paraId="79E3691E" w14:textId="77777777"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24449DBC"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7763F642"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-Giảng theo slide ôn tập của Seminar 5 (liên hệ lại theo mục tiêu của chương đã được giới thiệu trong Lecture 5)</w:t>
            </w:r>
          </w:p>
          <w:p w14:paraId="50EB2E52" w14:textId="0947F68E"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-Hệ thống lại các khái niệm về vốn và chi phí huy động vốn</w:t>
            </w:r>
            <w:r w:rsidR="00B34EC0" w:rsidRPr="00A042C2">
              <w:rPr>
                <w:rFonts w:ascii="Times New Roman" w:hAnsi="Times New Roman"/>
                <w:color w:val="242021"/>
                <w:sz w:val="24"/>
                <w:szCs w:val="24"/>
              </w:rPr>
              <w:t xml:space="preserve"> các công ty ngành DLKS</w:t>
            </w:r>
            <w:r w:rsidRPr="00A042C2">
              <w:rPr>
                <w:rFonts w:ascii="Times New Roman" w:hAnsi="Times New Roman"/>
                <w:sz w:val="24"/>
                <w:szCs w:val="24"/>
              </w:rPr>
              <w:t xml:space="preserve"> (vai trò của vốn , so sánh các phương thức huy động vốn)</w:t>
            </w:r>
          </w:p>
          <w:p w14:paraId="695CF2CD"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thảo luận các câu hỏi tự luận trong Giáo trình</w:t>
            </w:r>
          </w:p>
          <w:p w14:paraId="2DDB9BB5"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làm các bài tập cuối chương 4</w:t>
            </w:r>
          </w:p>
          <w:p w14:paraId="5CF1448C"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-Gợi ý các nhóm một số chủ đề thảo luận</w:t>
            </w:r>
          </w:p>
          <w:p w14:paraId="2EDF87E0"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--Bình luận về chủ đề của nhóm đã đề xuất</w:t>
            </w:r>
          </w:p>
          <w:p w14:paraId="506C6E1F"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6AC97B9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t>-</w:t>
            </w:r>
            <w:r w:rsidRPr="00A042C2">
              <w:rPr>
                <w:rFonts w:ascii="Times New Roman" w:hAnsi="Times New Roman"/>
                <w:sz w:val="24"/>
                <w:szCs w:val="24"/>
              </w:rPr>
              <w:t xml:space="preserve"> Đọc lại slide bài giảng Lecture 5 và slide Seminar 5</w:t>
            </w:r>
          </w:p>
          <w:p w14:paraId="4E984CD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-Đề xuất các chủ đề bài tập lớn cho nhóm mình</w:t>
            </w:r>
          </w:p>
          <w:p w14:paraId="43C9ACDA"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trả lời các câu hỏi lý thuyết của chương  5 về nguồn vốn và chi phí huy động vốn</w:t>
            </w:r>
          </w:p>
          <w:p w14:paraId="2AF8F69F"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chữa bài tập</w:t>
            </w:r>
          </w:p>
          <w:p w14:paraId="2C19F9EB"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thảo luận chủ đề giảng viên đưa ra tại lớp và chủ đề bài tập lớn của nhóm mình hoặc nhóm khác</w:t>
            </w:r>
          </w:p>
          <w:p w14:paraId="7B958322" w14:textId="77777777" w:rsidR="00D219B8" w:rsidRPr="00A042C2" w:rsidRDefault="00D219B8" w:rsidP="00A042C2">
            <w:pPr>
              <w:spacing w:after="0" w:line="300" w:lineRule="auto"/>
              <w:jc w:val="both"/>
              <w:rPr>
                <w:rFonts w:ascii="Times New Roman" w:hAnsi="Times New Roman"/>
                <w:sz w:val="24"/>
                <w:szCs w:val="24"/>
              </w:rPr>
            </w:pPr>
          </w:p>
          <w:p w14:paraId="31D4BC98" w14:textId="77777777" w:rsidR="00D219B8" w:rsidRPr="00A042C2" w:rsidRDefault="00D219B8" w:rsidP="00A042C2">
            <w:pPr>
              <w:spacing w:after="0" w:line="300" w:lineRule="auto"/>
              <w:jc w:val="both"/>
              <w:rPr>
                <w:rFonts w:ascii="Times New Roman" w:hAnsi="Times New Roman"/>
                <w:sz w:val="24"/>
                <w:szCs w:val="24"/>
              </w:rPr>
            </w:pPr>
          </w:p>
          <w:p w14:paraId="4953D5D4" w14:textId="77777777" w:rsidR="00D219B8" w:rsidRPr="00A042C2" w:rsidRDefault="00D219B8" w:rsidP="00A042C2">
            <w:pPr>
              <w:spacing w:after="0" w:line="300" w:lineRule="auto"/>
              <w:rPr>
                <w:rFonts w:ascii="Times New Roman" w:hAnsi="Times New Roman"/>
                <w:sz w:val="24"/>
                <w:szCs w:val="24"/>
              </w:rPr>
            </w:pPr>
          </w:p>
        </w:tc>
        <w:tc>
          <w:tcPr>
            <w:tcW w:w="0" w:type="auto"/>
            <w:shd w:val="clear" w:color="auto" w:fill="auto"/>
            <w:vAlign w:val="center"/>
          </w:tcPr>
          <w:p w14:paraId="303F1237"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-Điểm danh</w:t>
            </w:r>
          </w:p>
          <w:p w14:paraId="7EAA868B"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Trả lời câu hỏi trong slide seminar 5</w:t>
            </w:r>
          </w:p>
          <w:p w14:paraId="6EF87608"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-Tham gia thảo luận theo nhóm theo các nội dung và mục tiêu của chương 5</w:t>
            </w:r>
          </w:p>
          <w:p w14:paraId="4CD514B4"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-Trình bày về chủ đề của nhóm</w:t>
            </w:r>
          </w:p>
          <w:p w14:paraId="25882AB7"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-Trả lời các câu hỏi và bài tập cuối chương 5 trong giáo trình</w:t>
            </w:r>
          </w:p>
          <w:p w14:paraId="73DB627A"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Tham gia thảo luận theo chủ đề GV đưa ra</w:t>
            </w:r>
          </w:p>
          <w:p w14:paraId="425DE4C5"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p>
        </w:tc>
        <w:tc>
          <w:tcPr>
            <w:tcW w:w="0" w:type="auto"/>
            <w:vAlign w:val="center"/>
          </w:tcPr>
          <w:p w14:paraId="271E3C8C"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CLO</w:t>
            </w:r>
          </w:p>
          <w:p w14:paraId="4E059EAD" w14:textId="679E6260" w:rsidR="00D219B8" w:rsidRPr="00A042C2" w:rsidRDefault="007D4254"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4</w:t>
            </w:r>
            <w:r w:rsidR="00D219B8" w:rsidRPr="00A042C2">
              <w:rPr>
                <w:rFonts w:ascii="Times New Roman" w:hAnsi="Times New Roman"/>
                <w:sz w:val="24"/>
                <w:szCs w:val="24"/>
              </w:rPr>
              <w:t>.1-</w:t>
            </w:r>
            <w:r w:rsidRPr="00A042C2">
              <w:rPr>
                <w:rFonts w:ascii="Times New Roman" w:hAnsi="Times New Roman"/>
                <w:sz w:val="24"/>
                <w:szCs w:val="24"/>
              </w:rPr>
              <w:t>4</w:t>
            </w:r>
            <w:r w:rsidR="00D219B8" w:rsidRPr="00A042C2">
              <w:rPr>
                <w:rFonts w:ascii="Times New Roman" w:hAnsi="Times New Roman"/>
                <w:sz w:val="24"/>
                <w:szCs w:val="24"/>
              </w:rPr>
              <w:t>.6</w:t>
            </w:r>
          </w:p>
        </w:tc>
      </w:tr>
      <w:tr w:rsidR="003878B4" w:rsidRPr="00A042C2" w14:paraId="14543D22" w14:textId="77777777" w:rsidTr="00A042C2">
        <w:trPr>
          <w:trHeight w:val="20"/>
        </w:trPr>
        <w:tc>
          <w:tcPr>
            <w:tcW w:w="0" w:type="auto"/>
            <w:shd w:val="clear" w:color="auto" w:fill="auto"/>
            <w:vAlign w:val="center"/>
          </w:tcPr>
          <w:p w14:paraId="0303B55F"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lastRenderedPageBreak/>
              <w:t>12</w:t>
            </w:r>
          </w:p>
        </w:tc>
        <w:tc>
          <w:tcPr>
            <w:tcW w:w="0" w:type="auto"/>
            <w:shd w:val="clear" w:color="auto" w:fill="auto"/>
            <w:vAlign w:val="center"/>
          </w:tcPr>
          <w:p w14:paraId="4051C19F"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Lecture 6</w:t>
            </w:r>
          </w:p>
          <w:p w14:paraId="1B7DCEE0" w14:textId="322E1552"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Đầu tư dài hạn</w:t>
            </w:r>
            <w:r w:rsidR="00B34EC0" w:rsidRPr="00A042C2">
              <w:rPr>
                <w:rFonts w:ascii="Times New Roman" w:hAnsi="Times New Roman"/>
                <w:color w:val="242021"/>
                <w:sz w:val="24"/>
                <w:szCs w:val="24"/>
              </w:rPr>
              <w:t xml:space="preserve"> các công ty ngành DLKS</w:t>
            </w:r>
          </w:p>
          <w:p w14:paraId="44763740" w14:textId="42736554"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6.1. Nhắc lại khái niệm về tài sản dài hạn của </w:t>
            </w:r>
            <w:r w:rsidR="00B34EC0" w:rsidRPr="00A042C2">
              <w:rPr>
                <w:rFonts w:ascii="Times New Roman" w:hAnsi="Times New Roman"/>
                <w:color w:val="242021"/>
                <w:sz w:val="24"/>
                <w:szCs w:val="24"/>
              </w:rPr>
              <w:t>các công ty ngành DLKS</w:t>
            </w:r>
          </w:p>
          <w:p w14:paraId="06325DDB" w14:textId="726E59E0"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6.2. Giới thiệu khái niệm và phân loại các dự án đầu tư của </w:t>
            </w:r>
            <w:r w:rsidR="00B34EC0" w:rsidRPr="00A042C2">
              <w:rPr>
                <w:rFonts w:ascii="Times New Roman" w:hAnsi="Times New Roman"/>
                <w:color w:val="242021"/>
                <w:sz w:val="24"/>
                <w:szCs w:val="24"/>
              </w:rPr>
              <w:t>các công ty ngành DLKS</w:t>
            </w:r>
          </w:p>
          <w:p w14:paraId="2D1ECEB5" w14:textId="2BFF90CF"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6.3. Nhắc lại về vai trò của đầu tư đối với hoạt động của </w:t>
            </w:r>
            <w:r w:rsidR="00B34EC0" w:rsidRPr="00A042C2">
              <w:rPr>
                <w:rFonts w:ascii="Times New Roman" w:hAnsi="Times New Roman"/>
                <w:color w:val="242021"/>
                <w:sz w:val="24"/>
                <w:szCs w:val="24"/>
              </w:rPr>
              <w:t>các công ty ngành DLKS</w:t>
            </w:r>
            <w:r w:rsidR="00B34EC0" w:rsidRPr="00A042C2">
              <w:rPr>
                <w:rFonts w:ascii="Times New Roman" w:hAnsi="Times New Roman"/>
                <w:bCs/>
                <w:sz w:val="24"/>
                <w:szCs w:val="24"/>
                <w:lang w:val="fr-FR"/>
              </w:rPr>
              <w:t xml:space="preserve"> </w:t>
            </w:r>
            <w:r w:rsidRPr="00A042C2">
              <w:rPr>
                <w:rFonts w:ascii="Times New Roman" w:hAnsi="Times New Roman"/>
                <w:bCs/>
                <w:sz w:val="24"/>
                <w:szCs w:val="24"/>
                <w:lang w:val="fr-FR"/>
              </w:rPr>
              <w:t>6.4. Giới thiệu các chỉ tiêu thẩm định tài chính dự án (NPV, IRR, PI, PP)</w:t>
            </w:r>
          </w:p>
          <w:p w14:paraId="11ECC987" w14:textId="44AED478"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6.5. Giới thiệu về cách xác định dòng tiền của dự án đầu tư</w:t>
            </w:r>
            <w:r w:rsidR="00B34EC0" w:rsidRPr="00A042C2">
              <w:rPr>
                <w:rFonts w:ascii="Times New Roman" w:hAnsi="Times New Roman"/>
                <w:color w:val="242021"/>
                <w:sz w:val="24"/>
                <w:szCs w:val="24"/>
              </w:rPr>
              <w:t xml:space="preserve"> các công ty ngành DLKS</w:t>
            </w:r>
          </w:p>
          <w:p w14:paraId="43FBF65E"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p>
        </w:tc>
        <w:tc>
          <w:tcPr>
            <w:tcW w:w="0" w:type="auto"/>
            <w:vAlign w:val="center"/>
          </w:tcPr>
          <w:p w14:paraId="1521C854" w14:textId="16B51223"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xml:space="preserve"> Ch01, Ch02, Ch03</w:t>
            </w:r>
          </w:p>
          <w:p w14:paraId="2700994E" w14:textId="4C0EF42A"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5D0601A7"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4A7A45F9" w14:textId="4D6F7CBA"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-Giới thiệu mục tiêu của chương 6 về Đầu tư dài hạn của </w:t>
            </w:r>
            <w:r w:rsidR="00B34EC0" w:rsidRPr="00A042C2">
              <w:rPr>
                <w:rFonts w:ascii="Times New Roman" w:hAnsi="Times New Roman"/>
                <w:color w:val="242021"/>
                <w:sz w:val="24"/>
                <w:szCs w:val="24"/>
              </w:rPr>
              <w:t>các công ty ngành DLKS</w:t>
            </w:r>
            <w:r w:rsidR="00B34EC0" w:rsidRPr="00A042C2">
              <w:rPr>
                <w:rFonts w:ascii="Times New Roman" w:hAnsi="Times New Roman"/>
                <w:sz w:val="24"/>
                <w:szCs w:val="24"/>
              </w:rPr>
              <w:t xml:space="preserve"> </w:t>
            </w:r>
            <w:r w:rsidRPr="00A042C2">
              <w:rPr>
                <w:rFonts w:ascii="Times New Roman" w:hAnsi="Times New Roman"/>
                <w:sz w:val="24"/>
                <w:szCs w:val="24"/>
              </w:rPr>
              <w:t>(giảng theo slide chương 6)</w:t>
            </w:r>
          </w:p>
          <w:p w14:paraId="4FDB4749" w14:textId="214D1785"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-Hệ thống lại các kiến thức và các khái niệm nền tảng về tài sản dài hạn, và vai trò của quyết định đầu tư đối với hoạt động của </w:t>
            </w:r>
            <w:r w:rsidR="00B34EC0" w:rsidRPr="00A042C2">
              <w:rPr>
                <w:rFonts w:ascii="Times New Roman" w:hAnsi="Times New Roman"/>
                <w:color w:val="242021"/>
                <w:sz w:val="24"/>
                <w:szCs w:val="24"/>
              </w:rPr>
              <w:t>các công ty ngành DLKS</w:t>
            </w:r>
          </w:p>
          <w:p w14:paraId="2A4A8F97" w14:textId="10EA2B15"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-Phân loại các dự án đầu tư </w:t>
            </w:r>
            <w:r w:rsidR="00B34EC0" w:rsidRPr="00A042C2">
              <w:rPr>
                <w:rFonts w:ascii="Times New Roman" w:hAnsi="Times New Roman"/>
                <w:sz w:val="24"/>
                <w:szCs w:val="24"/>
              </w:rPr>
              <w:t xml:space="preserve">của </w:t>
            </w:r>
            <w:r w:rsidR="00B34EC0" w:rsidRPr="00A042C2">
              <w:rPr>
                <w:rFonts w:ascii="Times New Roman" w:hAnsi="Times New Roman"/>
                <w:color w:val="242021"/>
                <w:sz w:val="24"/>
                <w:szCs w:val="24"/>
              </w:rPr>
              <w:t>các công ty ngành DLKS</w:t>
            </w:r>
            <w:r w:rsidR="00B34EC0" w:rsidRPr="00A042C2">
              <w:rPr>
                <w:rFonts w:ascii="Times New Roman" w:hAnsi="Times New Roman"/>
                <w:sz w:val="24"/>
                <w:szCs w:val="24"/>
              </w:rPr>
              <w:t xml:space="preserve"> </w:t>
            </w:r>
            <w:r w:rsidRPr="00A042C2">
              <w:rPr>
                <w:rFonts w:ascii="Times New Roman" w:hAnsi="Times New Roman"/>
                <w:sz w:val="24"/>
                <w:szCs w:val="24"/>
              </w:rPr>
              <w:t>theo các tiêu chí</w:t>
            </w:r>
          </w:p>
          <w:p w14:paraId="0973660E" w14:textId="6C23A610"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chung về quy trình thẩm định tài chính dự án đầu tư</w:t>
            </w:r>
            <w:r w:rsidR="00B34EC0" w:rsidRPr="00A042C2">
              <w:rPr>
                <w:rFonts w:ascii="Times New Roman" w:hAnsi="Times New Roman"/>
                <w:sz w:val="24"/>
                <w:szCs w:val="24"/>
              </w:rPr>
              <w:t xml:space="preserve"> của </w:t>
            </w:r>
            <w:r w:rsidR="00B34EC0" w:rsidRPr="00A042C2">
              <w:rPr>
                <w:rFonts w:ascii="Times New Roman" w:hAnsi="Times New Roman"/>
                <w:color w:val="242021"/>
                <w:sz w:val="24"/>
                <w:szCs w:val="24"/>
              </w:rPr>
              <w:t>các công ty ngành DLKS</w:t>
            </w:r>
            <w:r w:rsidRPr="00A042C2">
              <w:rPr>
                <w:rFonts w:ascii="Times New Roman" w:hAnsi="Times New Roman"/>
                <w:sz w:val="24"/>
                <w:szCs w:val="24"/>
              </w:rPr>
              <w:t xml:space="preserve"> </w:t>
            </w:r>
          </w:p>
          <w:p w14:paraId="2B1EE487"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một số chỉ tiêu tài chính thẩm định dự án: NPV, IRR, PI, PP và ưu nhược điểm của các chỉ tiêu này</w:t>
            </w:r>
          </w:p>
          <w:p w14:paraId="5B31E6C8"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về cách xác định dòng tiền ròng của dự án</w:t>
            </w:r>
          </w:p>
          <w:p w14:paraId="246F7B66"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63DDAB61"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b/>
                <w:bCs/>
                <w:sz w:val="24"/>
                <w:szCs w:val="24"/>
              </w:rPr>
              <w:t>-</w:t>
            </w:r>
            <w:r w:rsidRPr="00A042C2">
              <w:rPr>
                <w:rFonts w:ascii="Times New Roman" w:hAnsi="Times New Roman"/>
                <w:sz w:val="24"/>
                <w:szCs w:val="24"/>
              </w:rPr>
              <w:t xml:space="preserve"> Đọc slide bài Lecture 6 về Đầu tư dài hạn của doanh nghiệp</w:t>
            </w:r>
          </w:p>
          <w:p w14:paraId="4A049256"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-Ôn tập lại các kiến thức về tài sản dài hạn và quyết định đầu tư của doanh nghiệp</w:t>
            </w:r>
          </w:p>
          <w:p w14:paraId="2C6ECEE0"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sz w:val="24"/>
                <w:szCs w:val="24"/>
              </w:rPr>
              <w:lastRenderedPageBreak/>
              <w:t xml:space="preserve">- </w:t>
            </w:r>
            <w:r w:rsidRPr="00A042C2">
              <w:rPr>
                <w:rFonts w:ascii="Times New Roman" w:hAnsi="Times New Roman"/>
                <w:bCs/>
                <w:sz w:val="24"/>
                <w:szCs w:val="24"/>
              </w:rPr>
              <w:t>Thảo luận các tình huống và câu hỏi giảng viên đặt ra</w:t>
            </w:r>
          </w:p>
          <w:p w14:paraId="320334DA"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bCs/>
                <w:sz w:val="24"/>
                <w:szCs w:val="24"/>
              </w:rPr>
              <w:t>-Xem trước các ví dụ trong slide, làm bài tập được yêu cầu</w:t>
            </w:r>
          </w:p>
          <w:p w14:paraId="400F61FE" w14:textId="77777777" w:rsidR="00D219B8" w:rsidRPr="00A042C2" w:rsidRDefault="00D219B8" w:rsidP="00A042C2">
            <w:pPr>
              <w:spacing w:after="0" w:line="300" w:lineRule="auto"/>
              <w:jc w:val="both"/>
              <w:rPr>
                <w:rFonts w:ascii="Times New Roman" w:hAnsi="Times New Roman"/>
                <w:sz w:val="24"/>
                <w:szCs w:val="24"/>
              </w:rPr>
            </w:pPr>
          </w:p>
          <w:p w14:paraId="292F1C1A" w14:textId="77777777" w:rsidR="00D219B8" w:rsidRPr="00A042C2" w:rsidRDefault="00D219B8" w:rsidP="00A042C2">
            <w:pPr>
              <w:spacing w:after="0" w:line="300" w:lineRule="auto"/>
              <w:jc w:val="both"/>
              <w:rPr>
                <w:rFonts w:ascii="Times New Roman" w:hAnsi="Times New Roman"/>
                <w:sz w:val="24"/>
                <w:szCs w:val="24"/>
              </w:rPr>
            </w:pPr>
          </w:p>
        </w:tc>
        <w:tc>
          <w:tcPr>
            <w:tcW w:w="0" w:type="auto"/>
            <w:shd w:val="clear" w:color="auto" w:fill="auto"/>
            <w:vAlign w:val="center"/>
          </w:tcPr>
          <w:p w14:paraId="0F55C839"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p>
        </w:tc>
        <w:tc>
          <w:tcPr>
            <w:tcW w:w="0" w:type="auto"/>
            <w:vAlign w:val="center"/>
          </w:tcPr>
          <w:p w14:paraId="68EEDDB7"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CLO</w:t>
            </w:r>
          </w:p>
          <w:p w14:paraId="2EBC995C" w14:textId="7A4C5193" w:rsidR="00D219B8" w:rsidRPr="00A042C2" w:rsidRDefault="007D4254"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5</w:t>
            </w:r>
            <w:r w:rsidR="00D219B8" w:rsidRPr="00A042C2">
              <w:rPr>
                <w:rFonts w:ascii="Times New Roman" w:hAnsi="Times New Roman"/>
                <w:sz w:val="24"/>
                <w:szCs w:val="24"/>
              </w:rPr>
              <w:t>.1-</w:t>
            </w:r>
            <w:r w:rsidRPr="00A042C2">
              <w:rPr>
                <w:rFonts w:ascii="Times New Roman" w:hAnsi="Times New Roman"/>
                <w:sz w:val="24"/>
                <w:szCs w:val="24"/>
              </w:rPr>
              <w:t>5</w:t>
            </w:r>
            <w:r w:rsidR="00D219B8" w:rsidRPr="00A042C2">
              <w:rPr>
                <w:rFonts w:ascii="Times New Roman" w:hAnsi="Times New Roman"/>
                <w:sz w:val="24"/>
                <w:szCs w:val="24"/>
              </w:rPr>
              <w:t>.5</w:t>
            </w:r>
          </w:p>
        </w:tc>
      </w:tr>
      <w:tr w:rsidR="003878B4" w:rsidRPr="00A042C2" w14:paraId="6B880734" w14:textId="77777777" w:rsidTr="00A042C2">
        <w:trPr>
          <w:trHeight w:val="20"/>
        </w:trPr>
        <w:tc>
          <w:tcPr>
            <w:tcW w:w="0" w:type="auto"/>
            <w:shd w:val="clear" w:color="auto" w:fill="auto"/>
            <w:vAlign w:val="center"/>
          </w:tcPr>
          <w:p w14:paraId="7EBA0B9A"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lastRenderedPageBreak/>
              <w:t>13</w:t>
            </w:r>
          </w:p>
        </w:tc>
        <w:tc>
          <w:tcPr>
            <w:tcW w:w="0" w:type="auto"/>
            <w:shd w:val="clear" w:color="auto" w:fill="auto"/>
            <w:vAlign w:val="center"/>
          </w:tcPr>
          <w:p w14:paraId="425C135F"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Seminar 6</w:t>
            </w:r>
          </w:p>
          <w:p w14:paraId="61600A3D" w14:textId="3FE65190"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
                <w:sz w:val="24"/>
                <w:szCs w:val="24"/>
                <w:lang w:val="fr-FR"/>
              </w:rPr>
              <w:t>-</w:t>
            </w:r>
            <w:r w:rsidRPr="00A042C2">
              <w:rPr>
                <w:rFonts w:ascii="Times New Roman" w:hAnsi="Times New Roman"/>
                <w:bCs/>
                <w:sz w:val="24"/>
                <w:szCs w:val="24"/>
                <w:lang w:val="fr-FR"/>
              </w:rPr>
              <w:t>Thực hành thẩm định tài chính của dự án khi biết các dòng tiền dự kiến của dự án</w:t>
            </w:r>
            <w:r w:rsidR="00B34EC0" w:rsidRPr="00A042C2">
              <w:rPr>
                <w:rFonts w:ascii="Times New Roman" w:hAnsi="Times New Roman"/>
                <w:color w:val="242021"/>
                <w:sz w:val="24"/>
                <w:szCs w:val="24"/>
              </w:rPr>
              <w:t xml:space="preserve"> công ty ngành DLKS</w:t>
            </w:r>
          </w:p>
          <w:p w14:paraId="3C75A120"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-Thực hành lựa chọn dự án đầu tư theo các chỉ tiêu NPV, IRR, PI và PP trong trường hợp các dự án độc lập và loại trừ nhau, hoặc khi có ràng buộc về ngân sách</w:t>
            </w:r>
          </w:p>
          <w:p w14:paraId="07B30FBC"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-Thực hành xác định dòng tiền ròng của dự án khi có các tham số </w:t>
            </w:r>
          </w:p>
          <w:p w14:paraId="7B6F613B"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p>
        </w:tc>
        <w:tc>
          <w:tcPr>
            <w:tcW w:w="0" w:type="auto"/>
            <w:vAlign w:val="center"/>
          </w:tcPr>
          <w:p w14:paraId="0AE33683"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Ch01, Ch02, Ch03</w:t>
            </w:r>
          </w:p>
          <w:p w14:paraId="69D03452" w14:textId="3B857B97"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73742958" w14:textId="77777777" w:rsidR="00D219B8" w:rsidRPr="00A042C2" w:rsidRDefault="00D219B8" w:rsidP="00A042C2">
            <w:pPr>
              <w:spacing w:after="0" w:line="300" w:lineRule="auto"/>
              <w:rPr>
                <w:rFonts w:ascii="Times New Roman" w:hAnsi="Times New Roman"/>
                <w:b/>
                <w:bCs/>
                <w:sz w:val="24"/>
                <w:szCs w:val="24"/>
              </w:rPr>
            </w:pPr>
            <w:r w:rsidRPr="00A042C2">
              <w:rPr>
                <w:rFonts w:ascii="Times New Roman" w:hAnsi="Times New Roman"/>
                <w:b/>
                <w:bCs/>
                <w:sz w:val="24"/>
                <w:szCs w:val="24"/>
              </w:rPr>
              <w:t>Giảng viên</w:t>
            </w:r>
          </w:p>
          <w:p w14:paraId="4A6302F7"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Giảng theo slide ôn tập của Seminar 6 (liên hệ lại theo mục tiêu của chương đã được giới thiệu trong Lecture 6)</w:t>
            </w:r>
          </w:p>
          <w:p w14:paraId="1225F466" w14:textId="77777777" w:rsidR="00B34EC0"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xml:space="preserve">-Hệ thống lại các khái niệm tài sản dài hạn, vai trò của lựa chọn dự án đầu tư đối với </w:t>
            </w:r>
            <w:r w:rsidR="00B34EC0" w:rsidRPr="00A042C2">
              <w:rPr>
                <w:rFonts w:ascii="Times New Roman" w:hAnsi="Times New Roman"/>
                <w:color w:val="242021"/>
                <w:sz w:val="24"/>
                <w:szCs w:val="24"/>
              </w:rPr>
              <w:t>các công ty ngành DLKS</w:t>
            </w:r>
            <w:r w:rsidR="00B34EC0" w:rsidRPr="00A042C2">
              <w:rPr>
                <w:rFonts w:ascii="Times New Roman" w:hAnsi="Times New Roman"/>
                <w:sz w:val="24"/>
                <w:szCs w:val="24"/>
              </w:rPr>
              <w:t xml:space="preserve"> </w:t>
            </w:r>
          </w:p>
          <w:p w14:paraId="5F3F24FD" w14:textId="591B94BD"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thảo luận các câu hỏi tự luận trong Giáo trình</w:t>
            </w:r>
          </w:p>
          <w:p w14:paraId="147AE431"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-Hướng dẫn làm các bài tập cuối chương 6</w:t>
            </w:r>
          </w:p>
          <w:p w14:paraId="4990DCF4"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-Gợi ý các nhóm một số chủ đề thảo luận</w:t>
            </w:r>
          </w:p>
          <w:p w14:paraId="55795C7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--Bình luận về chủ đề của nhóm đã đề xuất</w:t>
            </w:r>
          </w:p>
          <w:p w14:paraId="2BDD7403"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69B859B3"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Đọc lại slide bài giảng Lecture 6 và slide Seminar 6</w:t>
            </w:r>
          </w:p>
          <w:p w14:paraId="6056143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-Đề xuất các chủ đề bài tập lớn cho nhóm mình</w:t>
            </w:r>
          </w:p>
          <w:p w14:paraId="6152B3A2"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lastRenderedPageBreak/>
              <w:t>-Tham gia trả lời các câu hỏi lý thuyết của chương  6 về đầu tư dài hạn và các chỉ tiêu thẩm định tài chính dự án</w:t>
            </w:r>
          </w:p>
          <w:p w14:paraId="3CC24164"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chữa bài tập</w:t>
            </w:r>
          </w:p>
          <w:p w14:paraId="0353769E"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-Tham gia thảo luận chủ đề giảng viên đưa ra tại lớp và chủ đề bài tập lớn của nhóm mình hoặc nhóm khác</w:t>
            </w:r>
          </w:p>
          <w:p w14:paraId="33FA4458" w14:textId="77777777" w:rsidR="00D219B8" w:rsidRPr="00A042C2" w:rsidRDefault="00D219B8" w:rsidP="00A042C2">
            <w:pPr>
              <w:spacing w:after="0" w:line="300" w:lineRule="auto"/>
              <w:jc w:val="both"/>
              <w:rPr>
                <w:rFonts w:ascii="Times New Roman" w:hAnsi="Times New Roman"/>
                <w:sz w:val="24"/>
                <w:szCs w:val="24"/>
              </w:rPr>
            </w:pPr>
          </w:p>
          <w:p w14:paraId="231CBF9C" w14:textId="77777777" w:rsidR="00D219B8" w:rsidRPr="00A042C2" w:rsidRDefault="00D219B8" w:rsidP="00A042C2">
            <w:pPr>
              <w:spacing w:after="0" w:line="300" w:lineRule="auto"/>
              <w:rPr>
                <w:rFonts w:ascii="Times New Roman" w:hAnsi="Times New Roman"/>
                <w:sz w:val="24"/>
                <w:szCs w:val="24"/>
              </w:rPr>
            </w:pPr>
          </w:p>
        </w:tc>
        <w:tc>
          <w:tcPr>
            <w:tcW w:w="0" w:type="auto"/>
            <w:shd w:val="clear" w:color="auto" w:fill="auto"/>
            <w:vAlign w:val="center"/>
          </w:tcPr>
          <w:p w14:paraId="20EF93C6"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-Điểm danh</w:t>
            </w:r>
          </w:p>
          <w:p w14:paraId="2204CD14"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Trả lời câu hỏi trong slide seminar 6</w:t>
            </w:r>
          </w:p>
          <w:p w14:paraId="2D3C29F2"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-Tham gia thảo luận theo nhóm theo các nội dung và mục tiêu của chương 6</w:t>
            </w:r>
          </w:p>
          <w:p w14:paraId="7821ECCC"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-Trình bày về chủ đề của nhóm</w:t>
            </w:r>
          </w:p>
          <w:p w14:paraId="48863DAD"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-Trả lời các câu hỏi và bài tập cuối chương 6 trong giáo trình</w:t>
            </w:r>
          </w:p>
          <w:p w14:paraId="60F90185"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 Tham gia thảo luận theo chủ đề GV đưa ra</w:t>
            </w:r>
          </w:p>
          <w:p w14:paraId="4BBC25D4"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p>
        </w:tc>
        <w:tc>
          <w:tcPr>
            <w:tcW w:w="0" w:type="auto"/>
            <w:vAlign w:val="center"/>
          </w:tcPr>
          <w:p w14:paraId="0C04200B"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lastRenderedPageBreak/>
              <w:t>CLO</w:t>
            </w:r>
          </w:p>
          <w:p w14:paraId="154DFA4D" w14:textId="186B9007" w:rsidR="00D219B8" w:rsidRPr="00A042C2" w:rsidRDefault="007D4254"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5</w:t>
            </w:r>
            <w:r w:rsidR="00D219B8" w:rsidRPr="00A042C2">
              <w:rPr>
                <w:rFonts w:ascii="Times New Roman" w:hAnsi="Times New Roman"/>
                <w:sz w:val="24"/>
                <w:szCs w:val="24"/>
              </w:rPr>
              <w:t>.1-</w:t>
            </w:r>
            <w:r w:rsidRPr="00A042C2">
              <w:rPr>
                <w:rFonts w:ascii="Times New Roman" w:hAnsi="Times New Roman"/>
                <w:sz w:val="24"/>
                <w:szCs w:val="24"/>
              </w:rPr>
              <w:t>5</w:t>
            </w:r>
            <w:r w:rsidR="00D219B8" w:rsidRPr="00A042C2">
              <w:rPr>
                <w:rFonts w:ascii="Times New Roman" w:hAnsi="Times New Roman"/>
                <w:sz w:val="24"/>
                <w:szCs w:val="24"/>
              </w:rPr>
              <w:t>.5</w:t>
            </w:r>
          </w:p>
        </w:tc>
      </w:tr>
      <w:tr w:rsidR="003878B4" w:rsidRPr="00A042C2" w14:paraId="40246EE7" w14:textId="77777777" w:rsidTr="00A042C2">
        <w:trPr>
          <w:trHeight w:val="20"/>
        </w:trPr>
        <w:tc>
          <w:tcPr>
            <w:tcW w:w="0" w:type="auto"/>
            <w:shd w:val="clear" w:color="auto" w:fill="auto"/>
            <w:vAlign w:val="center"/>
          </w:tcPr>
          <w:p w14:paraId="5C894EAC"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lastRenderedPageBreak/>
              <w:t>14</w:t>
            </w:r>
          </w:p>
        </w:tc>
        <w:tc>
          <w:tcPr>
            <w:tcW w:w="0" w:type="auto"/>
            <w:shd w:val="clear" w:color="auto" w:fill="auto"/>
            <w:vAlign w:val="center"/>
          </w:tcPr>
          <w:p w14:paraId="1A9C1532"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Lecture 7</w:t>
            </w:r>
          </w:p>
          <w:p w14:paraId="70E5EA8A" w14:textId="6DFA63B0"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Quản lý tài sản ngắn hạn</w:t>
            </w:r>
            <w:r w:rsidR="00B34EC0" w:rsidRPr="00A042C2">
              <w:rPr>
                <w:rFonts w:ascii="Times New Roman" w:hAnsi="Times New Roman"/>
                <w:b/>
                <w:sz w:val="24"/>
                <w:szCs w:val="24"/>
                <w:lang w:val="fr-FR"/>
              </w:rPr>
              <w:t xml:space="preserve"> </w:t>
            </w:r>
            <w:r w:rsidR="00B34EC0" w:rsidRPr="00A042C2">
              <w:rPr>
                <w:rFonts w:ascii="Times New Roman" w:hAnsi="Times New Roman"/>
                <w:color w:val="242021"/>
                <w:sz w:val="24"/>
                <w:szCs w:val="24"/>
              </w:rPr>
              <w:t>các công ty ngành DLKS</w:t>
            </w:r>
          </w:p>
          <w:p w14:paraId="3F63A5FF" w14:textId="37A68CC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7.1. Nhắc lại khái niệm về tài sản ngắn hạn của</w:t>
            </w:r>
            <w:r w:rsidR="00B34EC0" w:rsidRPr="00A042C2">
              <w:rPr>
                <w:rFonts w:ascii="Times New Roman" w:hAnsi="Times New Roman"/>
                <w:color w:val="242021"/>
                <w:sz w:val="24"/>
                <w:szCs w:val="24"/>
              </w:rPr>
              <w:t xml:space="preserve"> các công ty ngành DLKS</w:t>
            </w:r>
            <w:r w:rsidR="00B34EC0" w:rsidRPr="00A042C2">
              <w:rPr>
                <w:rFonts w:ascii="Times New Roman" w:hAnsi="Times New Roman"/>
                <w:bCs/>
                <w:sz w:val="24"/>
                <w:szCs w:val="24"/>
                <w:lang w:val="fr-FR"/>
              </w:rPr>
              <w:t xml:space="preserve"> </w:t>
            </w:r>
            <w:r w:rsidRPr="00A042C2">
              <w:rPr>
                <w:rFonts w:ascii="Times New Roman" w:hAnsi="Times New Roman"/>
                <w:bCs/>
                <w:sz w:val="24"/>
                <w:szCs w:val="24"/>
                <w:lang w:val="fr-FR"/>
              </w:rPr>
              <w:t>và phân loại tài sản ngắn hạn</w:t>
            </w:r>
          </w:p>
          <w:p w14:paraId="6CE3F6D5" w14:textId="454B606A"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7.2. Hệ thống lại các đặc điểm cơ bản về một số tài sản ngắn hạn thường gặp </w:t>
            </w:r>
            <w:r w:rsidR="00B34EC0" w:rsidRPr="00A042C2">
              <w:rPr>
                <w:rFonts w:ascii="Times New Roman" w:hAnsi="Times New Roman"/>
                <w:bCs/>
                <w:sz w:val="24"/>
                <w:szCs w:val="24"/>
                <w:lang w:val="fr-FR"/>
              </w:rPr>
              <w:t xml:space="preserve">của </w:t>
            </w:r>
            <w:r w:rsidR="00B34EC0" w:rsidRPr="00A042C2">
              <w:rPr>
                <w:rFonts w:ascii="Times New Roman" w:hAnsi="Times New Roman"/>
                <w:color w:val="242021"/>
                <w:sz w:val="24"/>
                <w:szCs w:val="24"/>
              </w:rPr>
              <w:t>các công ty ngành DLKS</w:t>
            </w:r>
            <w:r w:rsidRPr="00A042C2">
              <w:rPr>
                <w:rFonts w:ascii="Times New Roman" w:hAnsi="Times New Roman"/>
                <w:bCs/>
                <w:sz w:val="24"/>
                <w:szCs w:val="24"/>
                <w:lang w:val="fr-FR"/>
              </w:rPr>
              <w:t>: tiền và tương đương tiền, phải thu, tồn kho</w:t>
            </w:r>
          </w:p>
          <w:p w14:paraId="0081495C"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7.3. Giới thiệu về ưu điểm và hạn chế khi nắm giữ tiền mặt</w:t>
            </w:r>
          </w:p>
          <w:p w14:paraId="7AE80B2F"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7.4. Giới thiệu về ưu điểm và hạn </w:t>
            </w:r>
            <w:r w:rsidRPr="00A042C2">
              <w:rPr>
                <w:rFonts w:ascii="Times New Roman" w:hAnsi="Times New Roman"/>
                <w:bCs/>
                <w:sz w:val="24"/>
                <w:szCs w:val="24"/>
                <w:lang w:val="fr-FR"/>
              </w:rPr>
              <w:lastRenderedPageBreak/>
              <w:t>chế khi lưu trữ kho</w:t>
            </w:r>
          </w:p>
          <w:p w14:paraId="33021631"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7.5. Giới thiệu mô hình EOQ xác định lượng hàng nhập tối ưu</w:t>
            </w:r>
          </w:p>
          <w:p w14:paraId="721A2E70"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7.6. Giới thiệu mô hình Baumol xác định lượng tiền tối ưu</w:t>
            </w:r>
          </w:p>
          <w:p w14:paraId="71747A51"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7.7. Giới thiệu mô hình Miller-Orr xác định khoảng biến thiên tiền tối ưu</w:t>
            </w:r>
          </w:p>
        </w:tc>
        <w:tc>
          <w:tcPr>
            <w:tcW w:w="0" w:type="auto"/>
            <w:vAlign w:val="center"/>
          </w:tcPr>
          <w:p w14:paraId="56CF6EEF"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2E895BA1" w14:textId="49AEED39"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668CEBBB"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Giảng viên</w:t>
            </w:r>
          </w:p>
          <w:p w14:paraId="473C4045" w14:textId="4A4CE809"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mục tiêu của chương 7 về Quản lý tài sản ngắn hạn</w:t>
            </w:r>
            <w:r w:rsidR="00C14FA4" w:rsidRPr="00A042C2">
              <w:rPr>
                <w:rFonts w:ascii="Times New Roman" w:hAnsi="Times New Roman"/>
                <w:color w:val="242021"/>
                <w:sz w:val="24"/>
                <w:szCs w:val="24"/>
              </w:rPr>
              <w:t xml:space="preserve"> các công ty ngành DLKS</w:t>
            </w:r>
            <w:r w:rsidR="00C14FA4" w:rsidRPr="00A042C2">
              <w:rPr>
                <w:rFonts w:ascii="Times New Roman" w:hAnsi="Times New Roman"/>
                <w:sz w:val="24"/>
                <w:szCs w:val="24"/>
              </w:rPr>
              <w:t xml:space="preserve"> </w:t>
            </w:r>
            <w:r w:rsidRPr="00A042C2">
              <w:rPr>
                <w:rFonts w:ascii="Times New Roman" w:hAnsi="Times New Roman"/>
                <w:sz w:val="24"/>
                <w:szCs w:val="24"/>
              </w:rPr>
              <w:t>(giảng theo slide chương 7)</w:t>
            </w:r>
          </w:p>
          <w:p w14:paraId="6D7A8103"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-Hệ thống lại các kiến thức và các khái niệm nền tảng về tài sản ngắn hạn và phân loại tài sản ngắn hạn</w:t>
            </w:r>
          </w:p>
          <w:p w14:paraId="0FB44A27"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mô hình EOQ xác định hàng nhập tối ưu</w:t>
            </w:r>
          </w:p>
          <w:p w14:paraId="128D699A"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mô hình Baumol xác định lượng tiền tối ưu</w:t>
            </w:r>
          </w:p>
          <w:p w14:paraId="5618EB99"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-Giới thiệu mô hình Miller-Orr xác định khoảng biến thiên tối ưu</w:t>
            </w:r>
          </w:p>
          <w:p w14:paraId="15131E55"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-So sánh giữa các mô hình</w:t>
            </w:r>
          </w:p>
          <w:p w14:paraId="197F5CE0"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lastRenderedPageBreak/>
              <w:t>-Cung cấp các dữ liệu để sinh viên thực hành xác định theo các mô hình</w:t>
            </w:r>
          </w:p>
          <w:p w14:paraId="461AC77B" w14:textId="77777777" w:rsidR="00D219B8" w:rsidRPr="00A042C2" w:rsidRDefault="00D219B8" w:rsidP="00A042C2">
            <w:pPr>
              <w:spacing w:after="0" w:line="300" w:lineRule="auto"/>
              <w:jc w:val="both"/>
              <w:rPr>
                <w:rFonts w:ascii="Times New Roman" w:hAnsi="Times New Roman"/>
                <w:b/>
                <w:bCs/>
                <w:sz w:val="24"/>
                <w:szCs w:val="24"/>
              </w:rPr>
            </w:pPr>
            <w:r w:rsidRPr="00A042C2">
              <w:rPr>
                <w:rFonts w:ascii="Times New Roman" w:hAnsi="Times New Roman"/>
                <w:b/>
                <w:bCs/>
                <w:sz w:val="24"/>
                <w:szCs w:val="24"/>
              </w:rPr>
              <w:t>Sinh viên</w:t>
            </w:r>
          </w:p>
          <w:p w14:paraId="0C6385D0"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 Đọc slide bài Lecture 7 về quản lý tài sản ngắn hạn</w:t>
            </w:r>
          </w:p>
          <w:p w14:paraId="61114504" w14:textId="77777777" w:rsidR="00D219B8" w:rsidRPr="00A042C2" w:rsidRDefault="00D219B8" w:rsidP="00A042C2">
            <w:pPr>
              <w:spacing w:after="0" w:line="300" w:lineRule="auto"/>
              <w:jc w:val="both"/>
              <w:rPr>
                <w:rFonts w:ascii="Times New Roman" w:hAnsi="Times New Roman"/>
                <w:sz w:val="24"/>
                <w:szCs w:val="24"/>
              </w:rPr>
            </w:pPr>
            <w:r w:rsidRPr="00A042C2">
              <w:rPr>
                <w:rFonts w:ascii="Times New Roman" w:hAnsi="Times New Roman"/>
                <w:sz w:val="24"/>
                <w:szCs w:val="24"/>
              </w:rPr>
              <w:t>-Ôn tập lại các kiến thức về tài sản ngắn hạn và phân loại tài sản ngắn hạn</w:t>
            </w:r>
          </w:p>
          <w:p w14:paraId="6E919D17"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sz w:val="24"/>
                <w:szCs w:val="24"/>
              </w:rPr>
              <w:t xml:space="preserve">- </w:t>
            </w:r>
            <w:r w:rsidRPr="00A042C2">
              <w:rPr>
                <w:rFonts w:ascii="Times New Roman" w:hAnsi="Times New Roman"/>
                <w:bCs/>
                <w:sz w:val="24"/>
                <w:szCs w:val="24"/>
              </w:rPr>
              <w:t>Thảo luận các tình huống và câu hỏi giảng viên đặt ra</w:t>
            </w:r>
          </w:p>
          <w:p w14:paraId="6344781C" w14:textId="77777777" w:rsidR="00D219B8" w:rsidRPr="00A042C2" w:rsidRDefault="00D219B8" w:rsidP="00A042C2">
            <w:pPr>
              <w:spacing w:after="0" w:line="300" w:lineRule="auto"/>
              <w:jc w:val="both"/>
              <w:rPr>
                <w:rFonts w:ascii="Times New Roman" w:hAnsi="Times New Roman"/>
                <w:bCs/>
                <w:sz w:val="24"/>
                <w:szCs w:val="24"/>
              </w:rPr>
            </w:pPr>
            <w:r w:rsidRPr="00A042C2">
              <w:rPr>
                <w:rFonts w:ascii="Times New Roman" w:hAnsi="Times New Roman"/>
                <w:bCs/>
                <w:sz w:val="24"/>
                <w:szCs w:val="24"/>
              </w:rPr>
              <w:t>-Xem trước các ví dụ trong slide, làm bài tập được yêu cầu</w:t>
            </w:r>
          </w:p>
          <w:p w14:paraId="54C0B4A5" w14:textId="77777777" w:rsidR="00D219B8" w:rsidRPr="00A042C2" w:rsidRDefault="00D219B8" w:rsidP="00A042C2">
            <w:pPr>
              <w:spacing w:after="0" w:line="300" w:lineRule="auto"/>
              <w:jc w:val="both"/>
              <w:rPr>
                <w:rFonts w:ascii="Times New Roman" w:hAnsi="Times New Roman"/>
                <w:sz w:val="24"/>
                <w:szCs w:val="24"/>
              </w:rPr>
            </w:pPr>
          </w:p>
          <w:p w14:paraId="7FDEFC0C" w14:textId="77777777" w:rsidR="00D219B8" w:rsidRPr="00A042C2" w:rsidRDefault="00D219B8" w:rsidP="00A042C2">
            <w:pPr>
              <w:spacing w:after="0" w:line="300" w:lineRule="auto"/>
              <w:jc w:val="both"/>
              <w:rPr>
                <w:rFonts w:ascii="Times New Roman" w:hAnsi="Times New Roman"/>
                <w:sz w:val="24"/>
                <w:szCs w:val="24"/>
              </w:rPr>
            </w:pPr>
          </w:p>
        </w:tc>
        <w:tc>
          <w:tcPr>
            <w:tcW w:w="0" w:type="auto"/>
            <w:shd w:val="clear" w:color="auto" w:fill="auto"/>
            <w:vAlign w:val="center"/>
          </w:tcPr>
          <w:p w14:paraId="28785DF5"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p>
        </w:tc>
        <w:tc>
          <w:tcPr>
            <w:tcW w:w="0" w:type="auto"/>
            <w:vAlign w:val="center"/>
          </w:tcPr>
          <w:p w14:paraId="2CB954C0"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CLO</w:t>
            </w:r>
          </w:p>
          <w:p w14:paraId="5CF50DEF" w14:textId="6EC6B5A6" w:rsidR="00D219B8" w:rsidRPr="00A042C2" w:rsidRDefault="007D4254"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6</w:t>
            </w:r>
            <w:r w:rsidR="00D219B8" w:rsidRPr="00A042C2">
              <w:rPr>
                <w:rFonts w:ascii="Times New Roman" w:hAnsi="Times New Roman"/>
                <w:sz w:val="24"/>
                <w:szCs w:val="24"/>
              </w:rPr>
              <w:t>.1-</w:t>
            </w:r>
            <w:r w:rsidRPr="00A042C2">
              <w:rPr>
                <w:rFonts w:ascii="Times New Roman" w:hAnsi="Times New Roman"/>
                <w:sz w:val="24"/>
                <w:szCs w:val="24"/>
              </w:rPr>
              <w:t>6</w:t>
            </w:r>
            <w:r w:rsidR="00D219B8" w:rsidRPr="00A042C2">
              <w:rPr>
                <w:rFonts w:ascii="Times New Roman" w:hAnsi="Times New Roman"/>
                <w:sz w:val="24"/>
                <w:szCs w:val="24"/>
              </w:rPr>
              <w:t>.8</w:t>
            </w:r>
          </w:p>
        </w:tc>
      </w:tr>
      <w:tr w:rsidR="003878B4" w:rsidRPr="00A042C2" w14:paraId="31197D65" w14:textId="77777777" w:rsidTr="00A042C2">
        <w:trPr>
          <w:trHeight w:val="20"/>
        </w:trPr>
        <w:tc>
          <w:tcPr>
            <w:tcW w:w="0" w:type="auto"/>
            <w:shd w:val="clear" w:color="auto" w:fill="auto"/>
            <w:vAlign w:val="center"/>
          </w:tcPr>
          <w:p w14:paraId="50BF6F08"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lastRenderedPageBreak/>
              <w:t>15</w:t>
            </w:r>
          </w:p>
        </w:tc>
        <w:tc>
          <w:tcPr>
            <w:tcW w:w="0" w:type="auto"/>
            <w:shd w:val="clear" w:color="auto" w:fill="auto"/>
            <w:vAlign w:val="center"/>
          </w:tcPr>
          <w:p w14:paraId="5B135AF3"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r w:rsidRPr="00A042C2">
              <w:rPr>
                <w:rFonts w:ascii="Times New Roman" w:hAnsi="Times New Roman"/>
                <w:b/>
                <w:sz w:val="24"/>
                <w:szCs w:val="24"/>
                <w:lang w:val="fr-FR"/>
              </w:rPr>
              <w:t>Seminar 7</w:t>
            </w:r>
          </w:p>
          <w:p w14:paraId="1094FC57" w14:textId="3EFFEFC0"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-Hiểu được các giả thuyết khi xây dựng các mô hình xác định tài sản ngắn hạn tối ưu</w:t>
            </w:r>
            <w:r w:rsidR="00C14FA4" w:rsidRPr="00A042C2">
              <w:rPr>
                <w:rFonts w:ascii="Times New Roman" w:hAnsi="Times New Roman"/>
                <w:bCs/>
                <w:sz w:val="24"/>
                <w:szCs w:val="24"/>
                <w:lang w:val="fr-FR"/>
              </w:rPr>
              <w:t xml:space="preserve"> của </w:t>
            </w:r>
            <w:r w:rsidR="00C14FA4" w:rsidRPr="00A042C2">
              <w:rPr>
                <w:rFonts w:ascii="Times New Roman" w:hAnsi="Times New Roman"/>
                <w:color w:val="242021"/>
                <w:sz w:val="24"/>
                <w:szCs w:val="24"/>
              </w:rPr>
              <w:t>các công ty ngành DLKS</w:t>
            </w:r>
          </w:p>
          <w:p w14:paraId="3EA143D6"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-Thực hành tính toán giá trị hàng nhập tối ưu theo mô hình EOQ</w:t>
            </w:r>
          </w:p>
          <w:p w14:paraId="4BB4455A"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-Thực hành xác định tiền mặt tối ưu theo mô hình Baumol</w:t>
            </w:r>
          </w:p>
          <w:p w14:paraId="5DD57B04"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 xml:space="preserve">-Thực hành xác định khoảng biến </w:t>
            </w:r>
            <w:r w:rsidRPr="00A042C2">
              <w:rPr>
                <w:rFonts w:ascii="Times New Roman" w:hAnsi="Times New Roman"/>
                <w:bCs/>
                <w:sz w:val="24"/>
                <w:szCs w:val="24"/>
                <w:lang w:val="fr-FR"/>
              </w:rPr>
              <w:lastRenderedPageBreak/>
              <w:t>thiên tối ưu tiền mặt theo mô hình Miller-Orr</w:t>
            </w:r>
          </w:p>
          <w:p w14:paraId="61DD22D1"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-Thực hành đưa ra quyết định mua/bán chứng khoán khi có các thông tin về giá trị tiền mặt của doanh nghiệp</w:t>
            </w:r>
          </w:p>
          <w:p w14:paraId="7B8D8802"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p>
          <w:p w14:paraId="7FA7BDFE" w14:textId="77777777" w:rsidR="00D219B8" w:rsidRPr="00A042C2" w:rsidRDefault="00D219B8" w:rsidP="00A042C2">
            <w:pPr>
              <w:widowControl w:val="0"/>
              <w:tabs>
                <w:tab w:val="left" w:pos="439"/>
                <w:tab w:val="left" w:pos="993"/>
              </w:tabs>
              <w:spacing w:after="0" w:line="300" w:lineRule="auto"/>
              <w:rPr>
                <w:rFonts w:ascii="Times New Roman" w:hAnsi="Times New Roman"/>
                <w:b/>
                <w:sz w:val="24"/>
                <w:szCs w:val="24"/>
                <w:lang w:val="fr-FR"/>
              </w:rPr>
            </w:pPr>
          </w:p>
        </w:tc>
        <w:tc>
          <w:tcPr>
            <w:tcW w:w="0" w:type="auto"/>
            <w:vAlign w:val="center"/>
          </w:tcPr>
          <w:p w14:paraId="163FD31F" w14:textId="77777777" w:rsidR="000917B2" w:rsidRPr="00A042C2" w:rsidRDefault="000917B2"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Ch01, Ch02, Ch03</w:t>
            </w:r>
          </w:p>
          <w:p w14:paraId="4716FC8B" w14:textId="6EDFAEBF" w:rsidR="00D219B8" w:rsidRPr="00A042C2" w:rsidRDefault="00D219B8" w:rsidP="00A042C2">
            <w:pPr>
              <w:widowControl w:val="0"/>
              <w:tabs>
                <w:tab w:val="left" w:pos="993"/>
              </w:tabs>
              <w:spacing w:after="0" w:line="300" w:lineRule="auto"/>
              <w:rPr>
                <w:rFonts w:ascii="Times New Roman" w:hAnsi="Times New Roman"/>
                <w:sz w:val="24"/>
                <w:szCs w:val="24"/>
              </w:rPr>
            </w:pPr>
          </w:p>
        </w:tc>
        <w:tc>
          <w:tcPr>
            <w:tcW w:w="0" w:type="auto"/>
            <w:shd w:val="clear" w:color="auto" w:fill="auto"/>
            <w:vAlign w:val="center"/>
          </w:tcPr>
          <w:p w14:paraId="57E32D39" w14:textId="77777777" w:rsidR="00D219B8" w:rsidRPr="00A042C2" w:rsidRDefault="00D219B8" w:rsidP="00A042C2">
            <w:pPr>
              <w:spacing w:after="0" w:line="300" w:lineRule="auto"/>
              <w:rPr>
                <w:rFonts w:ascii="Times New Roman" w:hAnsi="Times New Roman"/>
                <w:sz w:val="24"/>
                <w:szCs w:val="24"/>
              </w:rPr>
            </w:pPr>
          </w:p>
        </w:tc>
        <w:tc>
          <w:tcPr>
            <w:tcW w:w="0" w:type="auto"/>
            <w:shd w:val="clear" w:color="auto" w:fill="auto"/>
            <w:vAlign w:val="center"/>
          </w:tcPr>
          <w:p w14:paraId="414ABD8C"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-Điểm danh</w:t>
            </w:r>
          </w:p>
          <w:p w14:paraId="6B567587"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Trả lời câu hỏi trong slide seminar 7</w:t>
            </w:r>
          </w:p>
          <w:p w14:paraId="6EE7BBCB"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-Tham gia thảo luận theo nhóm theo các nội dung và mục tiêu của chương 7</w:t>
            </w:r>
          </w:p>
          <w:p w14:paraId="4B1C4F69"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lastRenderedPageBreak/>
              <w:t>-Trình bày về chủ đề của nhóm</w:t>
            </w:r>
          </w:p>
          <w:p w14:paraId="181F41F1"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-Trả lời các câu hỏi và bài tập cuối chương 7 trong giáo trình</w:t>
            </w:r>
          </w:p>
          <w:p w14:paraId="02318961" w14:textId="77777777" w:rsidR="00D219B8" w:rsidRPr="00A042C2" w:rsidRDefault="00D219B8" w:rsidP="00A042C2">
            <w:pPr>
              <w:tabs>
                <w:tab w:val="left" w:pos="720"/>
              </w:tabs>
              <w:spacing w:after="0" w:line="300" w:lineRule="auto"/>
              <w:rPr>
                <w:rFonts w:ascii="Times New Roman" w:hAnsi="Times New Roman"/>
                <w:sz w:val="24"/>
                <w:szCs w:val="24"/>
                <w:lang w:val="pt-BR"/>
              </w:rPr>
            </w:pPr>
            <w:r w:rsidRPr="00A042C2">
              <w:rPr>
                <w:rFonts w:ascii="Times New Roman" w:hAnsi="Times New Roman"/>
                <w:sz w:val="24"/>
                <w:szCs w:val="24"/>
                <w:lang w:val="pt-BR"/>
              </w:rPr>
              <w:t>- Tham gia thảo luận theo chủ đề GV đưa ra</w:t>
            </w:r>
          </w:p>
          <w:p w14:paraId="41700503"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p>
        </w:tc>
        <w:tc>
          <w:tcPr>
            <w:tcW w:w="0" w:type="auto"/>
            <w:vAlign w:val="center"/>
          </w:tcPr>
          <w:p w14:paraId="017D1578"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lastRenderedPageBreak/>
              <w:t>CLO</w:t>
            </w:r>
          </w:p>
          <w:p w14:paraId="36AD4AC0" w14:textId="60C58765" w:rsidR="00D219B8" w:rsidRPr="00A042C2" w:rsidRDefault="007D4254"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6</w:t>
            </w:r>
            <w:r w:rsidR="00D219B8" w:rsidRPr="00A042C2">
              <w:rPr>
                <w:rFonts w:ascii="Times New Roman" w:hAnsi="Times New Roman"/>
                <w:sz w:val="24"/>
                <w:szCs w:val="24"/>
              </w:rPr>
              <w:t>.1-</w:t>
            </w:r>
            <w:r w:rsidRPr="00A042C2">
              <w:rPr>
                <w:rFonts w:ascii="Times New Roman" w:hAnsi="Times New Roman"/>
                <w:sz w:val="24"/>
                <w:szCs w:val="24"/>
              </w:rPr>
              <w:t>6</w:t>
            </w:r>
            <w:r w:rsidR="00D219B8" w:rsidRPr="00A042C2">
              <w:rPr>
                <w:rFonts w:ascii="Times New Roman" w:hAnsi="Times New Roman"/>
                <w:sz w:val="24"/>
                <w:szCs w:val="24"/>
              </w:rPr>
              <w:t>.8</w:t>
            </w:r>
          </w:p>
        </w:tc>
      </w:tr>
      <w:tr w:rsidR="003878B4" w:rsidRPr="00A042C2" w14:paraId="32F7C0F2" w14:textId="77777777" w:rsidTr="00A042C2">
        <w:trPr>
          <w:trHeight w:val="20"/>
        </w:trPr>
        <w:tc>
          <w:tcPr>
            <w:tcW w:w="0" w:type="auto"/>
            <w:shd w:val="clear" w:color="auto" w:fill="auto"/>
            <w:vAlign w:val="center"/>
          </w:tcPr>
          <w:p w14:paraId="39EC623C" w14:textId="77777777" w:rsidR="00D219B8" w:rsidRPr="00A042C2" w:rsidRDefault="00D219B8" w:rsidP="00A042C2">
            <w:pPr>
              <w:widowControl w:val="0"/>
              <w:tabs>
                <w:tab w:val="left" w:pos="993"/>
              </w:tabs>
              <w:spacing w:after="0" w:line="300" w:lineRule="auto"/>
              <w:jc w:val="center"/>
              <w:rPr>
                <w:rFonts w:ascii="Times New Roman" w:hAnsi="Times New Roman"/>
                <w:sz w:val="24"/>
                <w:szCs w:val="24"/>
              </w:rPr>
            </w:pPr>
            <w:r w:rsidRPr="00A042C2">
              <w:rPr>
                <w:rFonts w:ascii="Times New Roman" w:hAnsi="Times New Roman"/>
                <w:sz w:val="24"/>
                <w:szCs w:val="24"/>
              </w:rPr>
              <w:lastRenderedPageBreak/>
              <w:t>Lịch thi</w:t>
            </w:r>
          </w:p>
        </w:tc>
        <w:tc>
          <w:tcPr>
            <w:tcW w:w="0" w:type="auto"/>
            <w:shd w:val="clear" w:color="auto" w:fill="auto"/>
            <w:vAlign w:val="center"/>
          </w:tcPr>
          <w:p w14:paraId="3C8169C5" w14:textId="77777777" w:rsidR="00D219B8" w:rsidRPr="00A042C2" w:rsidRDefault="00D219B8" w:rsidP="00A042C2">
            <w:pPr>
              <w:widowControl w:val="0"/>
              <w:tabs>
                <w:tab w:val="left" w:pos="439"/>
                <w:tab w:val="left" w:pos="993"/>
              </w:tabs>
              <w:spacing w:after="0" w:line="300" w:lineRule="auto"/>
              <w:rPr>
                <w:rFonts w:ascii="Times New Roman" w:hAnsi="Times New Roman"/>
                <w:bCs/>
                <w:sz w:val="24"/>
                <w:szCs w:val="24"/>
                <w:lang w:val="fr-FR"/>
              </w:rPr>
            </w:pPr>
            <w:r w:rsidRPr="00A042C2">
              <w:rPr>
                <w:rFonts w:ascii="Times New Roman" w:hAnsi="Times New Roman"/>
                <w:bCs/>
                <w:sz w:val="24"/>
                <w:szCs w:val="24"/>
                <w:lang w:val="fr-FR"/>
              </w:rPr>
              <w:t>Thi cuối kỳ</w:t>
            </w:r>
          </w:p>
        </w:tc>
        <w:tc>
          <w:tcPr>
            <w:tcW w:w="0" w:type="auto"/>
            <w:vAlign w:val="center"/>
          </w:tcPr>
          <w:p w14:paraId="4BC37977" w14:textId="77777777" w:rsidR="00D219B8" w:rsidRPr="00A042C2" w:rsidRDefault="00D219B8" w:rsidP="00A042C2">
            <w:pPr>
              <w:widowControl w:val="0"/>
              <w:tabs>
                <w:tab w:val="left" w:pos="993"/>
              </w:tabs>
              <w:spacing w:after="0" w:line="300" w:lineRule="auto"/>
              <w:rPr>
                <w:rFonts w:ascii="Times New Roman" w:hAnsi="Times New Roman"/>
                <w:sz w:val="24"/>
                <w:szCs w:val="24"/>
              </w:rPr>
            </w:pPr>
          </w:p>
          <w:p w14:paraId="2517AE56" w14:textId="77777777" w:rsidR="00D219B8" w:rsidRPr="00A042C2" w:rsidRDefault="00D219B8" w:rsidP="00A042C2">
            <w:pPr>
              <w:widowControl w:val="0"/>
              <w:tabs>
                <w:tab w:val="left" w:pos="993"/>
              </w:tabs>
              <w:spacing w:after="0" w:line="300" w:lineRule="auto"/>
              <w:rPr>
                <w:rFonts w:ascii="Times New Roman" w:hAnsi="Times New Roman"/>
                <w:sz w:val="24"/>
                <w:szCs w:val="24"/>
              </w:rPr>
            </w:pPr>
            <w:r w:rsidRPr="00A042C2">
              <w:rPr>
                <w:rFonts w:ascii="Times New Roman" w:hAnsi="Times New Roman"/>
                <w:sz w:val="24"/>
                <w:szCs w:val="24"/>
              </w:rPr>
              <w:t>Toàn bộ các nội dung giảng dạy của tất cả các chương</w:t>
            </w:r>
          </w:p>
        </w:tc>
        <w:tc>
          <w:tcPr>
            <w:tcW w:w="0" w:type="auto"/>
            <w:shd w:val="clear" w:color="auto" w:fill="auto"/>
            <w:vAlign w:val="center"/>
          </w:tcPr>
          <w:p w14:paraId="1887E67F" w14:textId="77777777" w:rsidR="00D219B8" w:rsidRPr="00A042C2" w:rsidRDefault="00D219B8" w:rsidP="00A042C2">
            <w:pPr>
              <w:spacing w:after="0" w:line="300" w:lineRule="auto"/>
              <w:rPr>
                <w:rFonts w:ascii="Times New Roman" w:hAnsi="Times New Roman"/>
                <w:sz w:val="24"/>
                <w:szCs w:val="24"/>
              </w:rPr>
            </w:pPr>
            <w:r w:rsidRPr="00A042C2">
              <w:rPr>
                <w:rFonts w:ascii="Times New Roman" w:hAnsi="Times New Roman"/>
                <w:sz w:val="24"/>
                <w:szCs w:val="24"/>
              </w:rPr>
              <w:t xml:space="preserve">Thi trắc nghiệm </w:t>
            </w:r>
          </w:p>
        </w:tc>
        <w:tc>
          <w:tcPr>
            <w:tcW w:w="0" w:type="auto"/>
            <w:shd w:val="clear" w:color="auto" w:fill="auto"/>
            <w:vAlign w:val="center"/>
          </w:tcPr>
          <w:p w14:paraId="30A25407"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Xem Phụ lục 1: ma trận đề thi trắc nghiệm</w:t>
            </w:r>
          </w:p>
        </w:tc>
        <w:tc>
          <w:tcPr>
            <w:tcW w:w="0" w:type="auto"/>
          </w:tcPr>
          <w:p w14:paraId="5E7E6BBB" w14:textId="77777777" w:rsidR="00D219B8" w:rsidRPr="00A042C2" w:rsidRDefault="00D219B8" w:rsidP="00A042C2">
            <w:pPr>
              <w:widowControl w:val="0"/>
              <w:tabs>
                <w:tab w:val="left" w:pos="288"/>
                <w:tab w:val="left" w:pos="990"/>
              </w:tabs>
              <w:spacing w:after="0" w:line="300" w:lineRule="auto"/>
              <w:rPr>
                <w:rFonts w:ascii="Times New Roman" w:hAnsi="Times New Roman"/>
                <w:sz w:val="24"/>
                <w:szCs w:val="24"/>
              </w:rPr>
            </w:pPr>
            <w:r w:rsidRPr="00A042C2">
              <w:rPr>
                <w:rFonts w:ascii="Times New Roman" w:hAnsi="Times New Roman"/>
                <w:sz w:val="24"/>
                <w:szCs w:val="24"/>
              </w:rPr>
              <w:t>Xem Bảng 3</w:t>
            </w:r>
          </w:p>
        </w:tc>
      </w:tr>
    </w:tbl>
    <w:p w14:paraId="48C2EA83" w14:textId="77777777" w:rsidR="00A042C2" w:rsidRDefault="00A042C2" w:rsidP="00A042C2">
      <w:pPr>
        <w:widowControl w:val="0"/>
        <w:spacing w:after="0" w:line="300" w:lineRule="auto"/>
        <w:jc w:val="both"/>
        <w:rPr>
          <w:rFonts w:ascii="Times New Roman" w:hAnsi="Times New Roman"/>
          <w:b/>
          <w:sz w:val="24"/>
          <w:szCs w:val="24"/>
        </w:rPr>
      </w:pPr>
    </w:p>
    <w:p w14:paraId="78AB7615" w14:textId="77777777" w:rsidR="00A042C2" w:rsidRDefault="00A042C2" w:rsidP="00A042C2">
      <w:pPr>
        <w:widowControl w:val="0"/>
        <w:spacing w:after="0" w:line="300" w:lineRule="auto"/>
        <w:jc w:val="both"/>
        <w:rPr>
          <w:rFonts w:ascii="Times New Roman" w:hAnsi="Times New Roman"/>
          <w:b/>
          <w:sz w:val="24"/>
          <w:szCs w:val="24"/>
        </w:rPr>
      </w:pPr>
    </w:p>
    <w:p w14:paraId="71F7EAE0" w14:textId="77777777" w:rsidR="00A042C2" w:rsidRDefault="00A042C2" w:rsidP="00A042C2">
      <w:pPr>
        <w:widowControl w:val="0"/>
        <w:spacing w:after="0" w:line="300" w:lineRule="auto"/>
        <w:jc w:val="both"/>
        <w:rPr>
          <w:rFonts w:ascii="Times New Roman" w:hAnsi="Times New Roman"/>
          <w:b/>
          <w:sz w:val="24"/>
          <w:szCs w:val="24"/>
        </w:rPr>
      </w:pPr>
      <w:r>
        <w:rPr>
          <w:rFonts w:ascii="Times New Roman" w:hAnsi="Times New Roman"/>
          <w:b/>
          <w:sz w:val="24"/>
          <w:szCs w:val="24"/>
        </w:rPr>
        <w:br w:type="page"/>
      </w:r>
    </w:p>
    <w:p w14:paraId="7BDA3F15" w14:textId="77777777" w:rsidR="00A042C2" w:rsidRDefault="00A042C2" w:rsidP="00A042C2">
      <w:pPr>
        <w:widowControl w:val="0"/>
        <w:spacing w:after="0" w:line="300" w:lineRule="auto"/>
        <w:jc w:val="both"/>
        <w:rPr>
          <w:rFonts w:ascii="Times New Roman" w:hAnsi="Times New Roman"/>
          <w:b/>
          <w:sz w:val="24"/>
          <w:szCs w:val="24"/>
        </w:rPr>
        <w:sectPr w:rsidR="00A042C2" w:rsidSect="00A042C2">
          <w:pgSz w:w="16834" w:h="11909" w:orient="landscape" w:code="9"/>
          <w:pgMar w:top="1418" w:right="1134" w:bottom="1418" w:left="1134" w:header="720" w:footer="0" w:gutter="0"/>
          <w:cols w:space="720"/>
          <w:docGrid w:linePitch="360"/>
        </w:sectPr>
      </w:pPr>
    </w:p>
    <w:p w14:paraId="65B1DFD9" w14:textId="4EFA8557" w:rsidR="00D219B8" w:rsidRPr="00A042C2" w:rsidRDefault="00D219B8" w:rsidP="00A042C2">
      <w:pPr>
        <w:widowControl w:val="0"/>
        <w:spacing w:after="0" w:line="300" w:lineRule="auto"/>
        <w:jc w:val="both"/>
        <w:rPr>
          <w:rFonts w:ascii="Times New Roman" w:hAnsi="Times New Roman"/>
          <w:b/>
          <w:sz w:val="24"/>
          <w:szCs w:val="24"/>
          <w:lang w:val="pt-BR"/>
        </w:rPr>
      </w:pPr>
      <w:r w:rsidRPr="00A042C2">
        <w:rPr>
          <w:rFonts w:ascii="Times New Roman" w:hAnsi="Times New Roman"/>
          <w:b/>
          <w:sz w:val="24"/>
          <w:szCs w:val="24"/>
        </w:rPr>
        <w:lastRenderedPageBreak/>
        <w:t xml:space="preserve">9. ĐÁNH GIÁ CHUẨN ĐẦU RA HỌC PHẦN </w:t>
      </w:r>
      <w:r w:rsidRPr="00A042C2">
        <w:rPr>
          <w:rFonts w:ascii="Times New Roman" w:hAnsi="Times New Roman"/>
          <w:b/>
          <w:sz w:val="24"/>
          <w:szCs w:val="24"/>
          <w:lang w:val="pt-BR"/>
        </w:rPr>
        <w:t>(Course Leaning Outcomes Assessment)</w:t>
      </w:r>
    </w:p>
    <w:p w14:paraId="73E58329" w14:textId="77777777" w:rsidR="00D219B8" w:rsidRPr="00A042C2" w:rsidRDefault="00D219B8" w:rsidP="00A042C2">
      <w:pPr>
        <w:widowControl w:val="0"/>
        <w:spacing w:after="0" w:line="300" w:lineRule="auto"/>
        <w:jc w:val="both"/>
        <w:rPr>
          <w:rFonts w:ascii="Times New Roman" w:hAnsi="Times New Roman"/>
          <w:bCs/>
          <w:sz w:val="24"/>
          <w:szCs w:val="24"/>
          <w:lang w:val="vi-VN"/>
        </w:rPr>
      </w:pPr>
      <w:r w:rsidRPr="00A042C2">
        <w:rPr>
          <w:rFonts w:ascii="Times New Roman" w:hAnsi="Times New Roman"/>
          <w:bCs/>
          <w:sz w:val="24"/>
          <w:szCs w:val="24"/>
          <w:lang w:val="pt-BR"/>
        </w:rPr>
        <w:t xml:space="preserve">Hệ thống quản lý đào tạo tự động đánh giá mức độ đạt được CLO theo thuật toán chung của Trường. </w:t>
      </w:r>
      <w:r w:rsidRPr="00A042C2">
        <w:rPr>
          <w:rFonts w:ascii="Times New Roman" w:hAnsi="Times New Roman"/>
          <w:bCs/>
          <w:sz w:val="24"/>
          <w:szCs w:val="24"/>
          <w:lang w:val="vi-VN"/>
        </w:rPr>
        <w:t>Chuẩn đầu ra của học phần được sinh viên và trường đánh giá sau thi kết thúc học phần.</w:t>
      </w:r>
    </w:p>
    <w:p w14:paraId="46E5BB59" w14:textId="77777777" w:rsidR="00D219B8" w:rsidRPr="00A042C2" w:rsidRDefault="00D219B8" w:rsidP="00A042C2">
      <w:pPr>
        <w:widowControl w:val="0"/>
        <w:spacing w:after="0" w:line="300" w:lineRule="auto"/>
        <w:jc w:val="both"/>
        <w:rPr>
          <w:rFonts w:ascii="Times New Roman" w:hAnsi="Times New Roman"/>
          <w:b/>
          <w:sz w:val="24"/>
          <w:szCs w:val="24"/>
          <w:lang w:val="pt-BR"/>
        </w:rPr>
      </w:pPr>
      <w:r w:rsidRPr="00A042C2">
        <w:rPr>
          <w:rFonts w:ascii="Times New Roman" w:hAnsi="Times New Roman"/>
          <w:b/>
          <w:sz w:val="24"/>
          <w:szCs w:val="24"/>
          <w:lang w:val="pt-BR"/>
        </w:rPr>
        <w:t>10. QUY ĐỊNH CỦA HỌC PHẦN (Course Requirements and Expectation)</w:t>
      </w:r>
    </w:p>
    <w:p w14:paraId="76511E1E" w14:textId="77777777" w:rsidR="00D219B8" w:rsidRPr="00A042C2" w:rsidRDefault="00D219B8" w:rsidP="00A042C2">
      <w:pPr>
        <w:spacing w:after="0" w:line="300" w:lineRule="auto"/>
        <w:rPr>
          <w:rFonts w:ascii="Times New Roman" w:hAnsi="Times New Roman"/>
          <w:b/>
          <w:sz w:val="24"/>
          <w:szCs w:val="24"/>
          <w:lang w:val="pt-BR"/>
        </w:rPr>
      </w:pPr>
      <w:r w:rsidRPr="00A042C2">
        <w:rPr>
          <w:rFonts w:ascii="Times New Roman" w:hAnsi="Times New Roman"/>
          <w:b/>
          <w:sz w:val="24"/>
          <w:szCs w:val="24"/>
          <w:lang w:val="pt-BR"/>
        </w:rPr>
        <w:t xml:space="preserve">Quy định về điều kiện thi kết thúc học phần </w:t>
      </w:r>
    </w:p>
    <w:p w14:paraId="20FD6E78"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 xml:space="preserve">Sinh viên được tham dự thi cuối kỳ/thi kết thúc học phần (50%) nếu có điểm chuyên cần (10%) đạt mức 5 điểm trở lên (thang 10). </w:t>
      </w:r>
    </w:p>
    <w:p w14:paraId="3583B7F4" w14:textId="77777777" w:rsidR="00D219B8" w:rsidRPr="00A042C2" w:rsidRDefault="00D219B8" w:rsidP="00A042C2">
      <w:pPr>
        <w:widowControl w:val="0"/>
        <w:spacing w:after="0" w:line="300" w:lineRule="auto"/>
        <w:jc w:val="both"/>
        <w:rPr>
          <w:rFonts w:ascii="Times New Roman" w:hAnsi="Times New Roman"/>
          <w:b/>
          <w:sz w:val="24"/>
          <w:szCs w:val="24"/>
          <w:lang w:val="pt-BR"/>
        </w:rPr>
      </w:pPr>
      <w:r w:rsidRPr="00A042C2">
        <w:rPr>
          <w:rFonts w:ascii="Times New Roman" w:hAnsi="Times New Roman"/>
          <w:b/>
          <w:sz w:val="24"/>
          <w:szCs w:val="24"/>
          <w:lang w:val="pt-BR"/>
        </w:rPr>
        <w:t>10.1. Quy định về tham dự lớp học</w:t>
      </w:r>
    </w:p>
    <w:p w14:paraId="1934D4A0"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1ACDAE75"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Sinh viên sẽ được cộng điểm cho mỗi lần phát biểu xây dựng bài, có thể bù đắp cho điểm quá trình, điểm kiểm tra và điểm bài tập nhóm.</w:t>
      </w:r>
    </w:p>
    <w:p w14:paraId="5FAA780C"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Sinh viên không nộp bài tập nhóm sẽ nhận điểm 0 (không) cho bài tập sau cùng. Nhóm sinh viên nộp bài trễ sẽ bị trừ 1 điểm cho mỗi ngày nộp muộn.</w:t>
      </w:r>
    </w:p>
    <w:p w14:paraId="29CC5162" w14:textId="77777777" w:rsidR="00D219B8" w:rsidRPr="00A042C2" w:rsidRDefault="00D219B8" w:rsidP="00A042C2">
      <w:pPr>
        <w:spacing w:after="0" w:line="300" w:lineRule="auto"/>
        <w:rPr>
          <w:rFonts w:ascii="Times New Roman" w:hAnsi="Times New Roman"/>
          <w:b/>
          <w:sz w:val="24"/>
          <w:szCs w:val="24"/>
          <w:lang w:val="pt-BR"/>
        </w:rPr>
      </w:pPr>
      <w:r w:rsidRPr="00A042C2">
        <w:rPr>
          <w:rFonts w:ascii="Times New Roman" w:hAnsi="Times New Roman"/>
          <w:b/>
          <w:sz w:val="24"/>
          <w:szCs w:val="24"/>
          <w:lang w:val="pt-BR"/>
        </w:rPr>
        <w:t>10.2. Quy định về hành vi lớp học</w:t>
      </w:r>
    </w:p>
    <w:p w14:paraId="1E5ADB18"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1E93EDEE"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Sinh viên phải đi học đúng giờ quy định. Sinh viên đi trễ quá 10 phút sau khi giờ học bắt đầu sẽ không được tham dự buổi học.</w:t>
      </w:r>
    </w:p>
    <w:p w14:paraId="2C1B7E82"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Tuyệt đối không làm ồn, gây ảnh hưởng đến người khác trong quá trình học; không được ăn uống, nhai kẹo cao su, sử dụng các thiết bị như điện thoại, máy nghe nhạc trong giờ học.</w:t>
      </w:r>
    </w:p>
    <w:p w14:paraId="35D0F9CC" w14:textId="77777777" w:rsidR="00D219B8" w:rsidRPr="00A042C2" w:rsidRDefault="00D219B8" w:rsidP="00A042C2">
      <w:pPr>
        <w:pStyle w:val="ListParagraph"/>
        <w:numPr>
          <w:ilvl w:val="0"/>
          <w:numId w:val="36"/>
        </w:numPr>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Máy tính xách tay, máy tính bảng chỉ được thực hiện vào mục đích ghi chép bài giảng, tính toán phục vụ bài giảng, bài tập, tuyệt đối không dùng vào việc khác.</w:t>
      </w:r>
    </w:p>
    <w:p w14:paraId="21D780C3" w14:textId="70EE8963" w:rsidR="0026051A" w:rsidRPr="00A042C2" w:rsidRDefault="00415329" w:rsidP="00A042C2">
      <w:pPr>
        <w:spacing w:after="0" w:line="300" w:lineRule="auto"/>
        <w:jc w:val="both"/>
        <w:rPr>
          <w:rFonts w:ascii="Times New Roman" w:hAnsi="Times New Roman"/>
          <w:b/>
          <w:bCs/>
          <w:sz w:val="24"/>
          <w:szCs w:val="24"/>
          <w:lang w:val="pt-BR"/>
        </w:rPr>
      </w:pPr>
      <w:r w:rsidRPr="00A042C2">
        <w:rPr>
          <w:rFonts w:ascii="Times New Roman" w:hAnsi="Times New Roman"/>
          <w:b/>
          <w:bCs/>
          <w:sz w:val="24"/>
          <w:szCs w:val="24"/>
          <w:lang w:val="pt-BR"/>
        </w:rPr>
        <w:t>11. THỜI ĐIỂM HIỆU CHỈNH ĐỀ CƯƠNG</w:t>
      </w:r>
      <w:r w:rsidR="006402AC" w:rsidRPr="00A042C2">
        <w:rPr>
          <w:rFonts w:ascii="Times New Roman" w:hAnsi="Times New Roman"/>
          <w:b/>
          <w:bCs/>
          <w:sz w:val="24"/>
          <w:szCs w:val="24"/>
          <w:lang w:val="pt-BR"/>
        </w:rPr>
        <w:t xml:space="preserve"> </w:t>
      </w:r>
      <w:r w:rsidR="00ED2DCD" w:rsidRPr="00A042C2">
        <w:rPr>
          <w:rFonts w:ascii="Times New Roman" w:hAnsi="Times New Roman"/>
          <w:b/>
          <w:bCs/>
          <w:sz w:val="24"/>
          <w:szCs w:val="24"/>
          <w:lang w:val="pt-BR"/>
        </w:rPr>
        <w:t>(</w:t>
      </w:r>
      <w:r w:rsidR="00C81A2F" w:rsidRPr="00A042C2">
        <w:rPr>
          <w:rFonts w:ascii="Times New Roman" w:hAnsi="Times New Roman"/>
          <w:b/>
          <w:bCs/>
          <w:sz w:val="24"/>
          <w:szCs w:val="24"/>
          <w:lang w:val="pt-BR"/>
        </w:rPr>
        <w:t>Syllabus Adjustment Time</w:t>
      </w:r>
      <w:r w:rsidR="00433276" w:rsidRPr="00A042C2">
        <w:rPr>
          <w:rFonts w:ascii="Times New Roman" w:hAnsi="Times New Roman"/>
          <w:b/>
          <w:bCs/>
          <w:sz w:val="24"/>
          <w:szCs w:val="24"/>
          <w:lang w:val="pt-BR"/>
        </w:rPr>
        <w:t>)</w:t>
      </w:r>
    </w:p>
    <w:p w14:paraId="018BAE58" w14:textId="1AE9160F" w:rsidR="00415329" w:rsidRPr="00A042C2" w:rsidRDefault="00415329" w:rsidP="00A042C2">
      <w:pPr>
        <w:pStyle w:val="ListParagraph"/>
        <w:spacing w:after="0" w:line="300" w:lineRule="auto"/>
        <w:jc w:val="both"/>
        <w:rPr>
          <w:rFonts w:ascii="Times New Roman" w:hAnsi="Times New Roman"/>
          <w:sz w:val="24"/>
          <w:szCs w:val="24"/>
          <w:lang w:val="pt-BR"/>
        </w:rPr>
      </w:pPr>
      <w:r w:rsidRPr="00A042C2">
        <w:rPr>
          <w:rFonts w:ascii="Times New Roman" w:hAnsi="Times New Roman"/>
          <w:sz w:val="24"/>
          <w:szCs w:val="24"/>
          <w:lang w:val="pt-BR"/>
        </w:rPr>
        <w:t>Tháng 6 năm 2024.</w:t>
      </w:r>
    </w:p>
    <w:p w14:paraId="63738869" w14:textId="77777777" w:rsidR="0026051A" w:rsidRPr="00A042C2" w:rsidRDefault="0026051A" w:rsidP="00A042C2">
      <w:pPr>
        <w:spacing w:after="0" w:line="300" w:lineRule="auto"/>
        <w:jc w:val="both"/>
        <w:rPr>
          <w:rFonts w:ascii="Times New Roman" w:hAnsi="Times New Roman"/>
          <w:sz w:val="24"/>
          <w:szCs w:val="24"/>
          <w:lang w:val="pt-BR"/>
        </w:rPr>
      </w:pPr>
    </w:p>
    <w:tbl>
      <w:tblPr>
        <w:tblW w:w="0" w:type="auto"/>
        <w:tblInd w:w="142" w:type="dxa"/>
        <w:tblLook w:val="04A0" w:firstRow="1" w:lastRow="0" w:firstColumn="1" w:lastColumn="0" w:noHBand="0" w:noVBand="1"/>
      </w:tblPr>
      <w:tblGrid>
        <w:gridCol w:w="4536"/>
        <w:gridCol w:w="4253"/>
      </w:tblGrid>
      <w:tr w:rsidR="00A042C2" w:rsidRPr="00A042C2" w14:paraId="60272DBA" w14:textId="77777777" w:rsidTr="005917CA">
        <w:tc>
          <w:tcPr>
            <w:tcW w:w="4536" w:type="dxa"/>
          </w:tcPr>
          <w:p w14:paraId="1F55681E" w14:textId="77777777" w:rsidR="00A042C2" w:rsidRPr="00A042C2" w:rsidRDefault="00A042C2" w:rsidP="005917CA">
            <w:pPr>
              <w:widowControl w:val="0"/>
              <w:spacing w:after="0"/>
              <w:jc w:val="center"/>
              <w:rPr>
                <w:rFonts w:ascii="Times New Roman" w:hAnsi="Times New Roman"/>
                <w:b/>
                <w:color w:val="0000FF"/>
                <w:sz w:val="24"/>
                <w:szCs w:val="26"/>
                <w:lang w:val="pt-BR"/>
              </w:rPr>
            </w:pPr>
            <w:bookmarkStart w:id="24" w:name="_Hlk82005844"/>
            <w:r w:rsidRPr="00A042C2">
              <w:rPr>
                <w:rFonts w:ascii="Times New Roman" w:hAnsi="Times New Roman"/>
                <w:b/>
                <w:color w:val="0000FF"/>
                <w:sz w:val="24"/>
                <w:szCs w:val="26"/>
                <w:lang w:val="pt-BR"/>
              </w:rPr>
              <w:t>VIỆN TRƯỞNG</w:t>
            </w:r>
          </w:p>
          <w:p w14:paraId="2A87FD39"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3E0A41A2"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2A84BA18"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40E4072E"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06F44F19" w14:textId="77777777" w:rsidR="00A042C2" w:rsidRPr="00A042C2" w:rsidRDefault="00A042C2" w:rsidP="005917CA">
            <w:pPr>
              <w:widowControl w:val="0"/>
              <w:spacing w:after="0"/>
              <w:jc w:val="center"/>
              <w:rPr>
                <w:rFonts w:ascii="Times New Roman" w:hAnsi="Times New Roman"/>
                <w:b/>
                <w:iCs/>
                <w:color w:val="0000FF"/>
                <w:sz w:val="24"/>
                <w:szCs w:val="26"/>
                <w:lang w:val="pt-BR"/>
              </w:rPr>
            </w:pPr>
            <w:r w:rsidRPr="00A042C2">
              <w:rPr>
                <w:rFonts w:ascii="Times New Roman" w:hAnsi="Times New Roman"/>
                <w:b/>
                <w:bCs/>
                <w:color w:val="0000FF"/>
                <w:sz w:val="24"/>
                <w:lang w:val="pt-BR"/>
              </w:rPr>
              <w:t xml:space="preserve">PGS.TS </w:t>
            </w:r>
            <w:r w:rsidRPr="00A042C2">
              <w:rPr>
                <w:rFonts w:ascii="Times New Roman" w:hAnsi="Times New Roman"/>
                <w:b/>
                <w:bCs/>
                <w:sz w:val="24"/>
              </w:rPr>
              <w:t>Hoàng Xuân Quế</w:t>
            </w:r>
          </w:p>
        </w:tc>
        <w:tc>
          <w:tcPr>
            <w:tcW w:w="4253" w:type="dxa"/>
          </w:tcPr>
          <w:p w14:paraId="658B2E53" w14:textId="77777777" w:rsidR="00A042C2" w:rsidRPr="00A042C2" w:rsidRDefault="00A042C2" w:rsidP="005917CA">
            <w:pPr>
              <w:widowControl w:val="0"/>
              <w:spacing w:after="0"/>
              <w:jc w:val="center"/>
              <w:rPr>
                <w:rFonts w:ascii="Times New Roman" w:hAnsi="Times New Roman"/>
                <w:b/>
                <w:color w:val="0000FF"/>
                <w:sz w:val="24"/>
                <w:szCs w:val="26"/>
                <w:lang w:val="pt-BR"/>
              </w:rPr>
            </w:pPr>
            <w:r w:rsidRPr="00A042C2">
              <w:rPr>
                <w:rFonts w:ascii="Times New Roman" w:hAnsi="Times New Roman"/>
                <w:b/>
                <w:color w:val="0000FF"/>
                <w:sz w:val="24"/>
                <w:szCs w:val="26"/>
                <w:lang w:val="pt-BR"/>
              </w:rPr>
              <w:t>HIỆU TRƯỞNG</w:t>
            </w:r>
          </w:p>
          <w:p w14:paraId="277D017E"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01AF025D"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31FA571E"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6BECEF9E" w14:textId="77777777" w:rsidR="00A042C2" w:rsidRPr="00A042C2" w:rsidRDefault="00A042C2" w:rsidP="005917CA">
            <w:pPr>
              <w:widowControl w:val="0"/>
              <w:spacing w:after="0"/>
              <w:jc w:val="center"/>
              <w:rPr>
                <w:rFonts w:ascii="Times New Roman" w:hAnsi="Times New Roman"/>
                <w:b/>
                <w:color w:val="0000FF"/>
                <w:sz w:val="24"/>
                <w:szCs w:val="26"/>
                <w:lang w:val="pt-BR"/>
              </w:rPr>
            </w:pPr>
          </w:p>
          <w:p w14:paraId="7BB16972" w14:textId="77777777" w:rsidR="00A042C2" w:rsidRPr="00A042C2" w:rsidRDefault="00A042C2" w:rsidP="005917CA">
            <w:pPr>
              <w:widowControl w:val="0"/>
              <w:spacing w:after="0"/>
              <w:jc w:val="center"/>
              <w:rPr>
                <w:rFonts w:ascii="Times New Roman" w:hAnsi="Times New Roman"/>
                <w:b/>
                <w:color w:val="0000FF"/>
                <w:sz w:val="24"/>
                <w:szCs w:val="26"/>
                <w:lang w:val="pt-BR"/>
              </w:rPr>
            </w:pPr>
            <w:r w:rsidRPr="00A042C2">
              <w:rPr>
                <w:rFonts w:ascii="Times New Roman" w:hAnsi="Times New Roman"/>
                <w:b/>
                <w:color w:val="0000FF"/>
                <w:sz w:val="24"/>
                <w:szCs w:val="26"/>
                <w:lang w:val="pt-BR"/>
              </w:rPr>
              <w:t>GS.TS Phạm Hồng Chương</w:t>
            </w:r>
          </w:p>
        </w:tc>
        <w:bookmarkEnd w:id="24"/>
      </w:tr>
    </w:tbl>
    <w:p w14:paraId="28E3B034" w14:textId="3F5025AA" w:rsidR="006B7612" w:rsidRPr="00A042C2" w:rsidRDefault="006B7612" w:rsidP="00A042C2">
      <w:pPr>
        <w:pStyle w:val="Heading1"/>
        <w:spacing w:line="300" w:lineRule="auto"/>
        <w:jc w:val="left"/>
        <w:rPr>
          <w:rFonts w:ascii="Times New Roman" w:hAnsi="Times New Roman"/>
          <w:sz w:val="24"/>
          <w:szCs w:val="24"/>
        </w:rPr>
      </w:pPr>
    </w:p>
    <w:p w14:paraId="00C1C473" w14:textId="77777777" w:rsidR="006B7612" w:rsidRPr="00A042C2" w:rsidRDefault="006B7612" w:rsidP="00A042C2">
      <w:pPr>
        <w:spacing w:after="0" w:line="300" w:lineRule="auto"/>
        <w:rPr>
          <w:rFonts w:ascii="Times New Roman" w:eastAsia="Times New Roman" w:hAnsi="Times New Roman"/>
          <w:b/>
          <w:sz w:val="24"/>
          <w:szCs w:val="24"/>
          <w:lang w:val="x-none" w:eastAsia="x-none"/>
        </w:rPr>
      </w:pPr>
      <w:r w:rsidRPr="00A042C2">
        <w:rPr>
          <w:rFonts w:ascii="Times New Roman" w:hAnsi="Times New Roman"/>
          <w:sz w:val="24"/>
          <w:szCs w:val="24"/>
        </w:rPr>
        <w:br w:type="page"/>
      </w:r>
    </w:p>
    <w:p w14:paraId="0CD76BD3" w14:textId="5063328B" w:rsidR="00865F98" w:rsidRPr="00A042C2" w:rsidRDefault="006B7612" w:rsidP="00A042C2">
      <w:pPr>
        <w:pStyle w:val="Heading1"/>
        <w:spacing w:line="300" w:lineRule="auto"/>
        <w:jc w:val="left"/>
        <w:rPr>
          <w:rFonts w:ascii="Times New Roman" w:hAnsi="Times New Roman"/>
          <w:sz w:val="24"/>
          <w:szCs w:val="24"/>
          <w:lang w:val="en-US"/>
        </w:rPr>
      </w:pPr>
      <w:r w:rsidRPr="00A042C2">
        <w:rPr>
          <w:rFonts w:ascii="Times New Roman" w:hAnsi="Times New Roman"/>
          <w:sz w:val="24"/>
          <w:szCs w:val="24"/>
          <w:lang w:val="en-US"/>
        </w:rPr>
        <w:lastRenderedPageBreak/>
        <w:t>PHỤ LỤC</w:t>
      </w:r>
    </w:p>
    <w:p w14:paraId="2935F741" w14:textId="77777777" w:rsidR="006B7612" w:rsidRPr="00A042C2" w:rsidRDefault="006B7612" w:rsidP="00A042C2">
      <w:pPr>
        <w:spacing w:after="0" w:line="300" w:lineRule="auto"/>
        <w:rPr>
          <w:rFonts w:ascii="Times New Roman" w:hAnsi="Times New Roman"/>
          <w:sz w:val="24"/>
          <w:szCs w:val="24"/>
          <w:lang w:eastAsia="x-none"/>
        </w:rPr>
      </w:pPr>
    </w:p>
    <w:p w14:paraId="4696F369" w14:textId="490F1B7F" w:rsidR="006B7612" w:rsidRPr="00A042C2" w:rsidRDefault="006B7612" w:rsidP="00A042C2">
      <w:pPr>
        <w:spacing w:after="0" w:line="300" w:lineRule="auto"/>
        <w:rPr>
          <w:rFonts w:ascii="Times New Roman" w:hAnsi="Times New Roman"/>
          <w:b/>
          <w:bCs/>
          <w:sz w:val="24"/>
          <w:szCs w:val="24"/>
          <w:lang w:eastAsia="x-none"/>
        </w:rPr>
      </w:pPr>
      <w:r w:rsidRPr="00A042C2">
        <w:rPr>
          <w:rFonts w:ascii="Times New Roman" w:hAnsi="Times New Roman"/>
          <w:b/>
          <w:bCs/>
          <w:sz w:val="24"/>
          <w:szCs w:val="24"/>
          <w:lang w:eastAsia="x-none"/>
        </w:rPr>
        <w:t>Phụ lục 1</w:t>
      </w:r>
      <w:r w:rsidR="00FB17E8" w:rsidRPr="00A042C2">
        <w:rPr>
          <w:rFonts w:ascii="Times New Roman" w:hAnsi="Times New Roman"/>
          <w:b/>
          <w:bCs/>
          <w:sz w:val="24"/>
          <w:szCs w:val="24"/>
          <w:lang w:eastAsia="x-none"/>
        </w:rPr>
        <w:t>. MA TRẬN ĐỀ THI</w:t>
      </w:r>
    </w:p>
    <w:p w14:paraId="47CE7D34" w14:textId="57A60EDA" w:rsidR="00415D36" w:rsidRPr="00A042C2" w:rsidRDefault="00415D36"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Trọng số trong điểm học phần: 50%</w:t>
      </w:r>
    </w:p>
    <w:p w14:paraId="3EB114BF" w14:textId="436654C2" w:rsidR="00FA3AD8" w:rsidRPr="00A042C2" w:rsidRDefault="00FA3AD8"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 xml:space="preserve">Hình thức: Thi trắc nghiệm </w:t>
      </w:r>
      <w:r w:rsidR="00FB17E8" w:rsidRPr="00A042C2">
        <w:rPr>
          <w:rFonts w:ascii="Times New Roman" w:hAnsi="Times New Roman"/>
          <w:sz w:val="24"/>
          <w:szCs w:val="24"/>
          <w:lang w:eastAsia="x-none"/>
        </w:rPr>
        <w:t xml:space="preserve">khách quan </w:t>
      </w:r>
      <w:r w:rsidRPr="00A042C2">
        <w:rPr>
          <w:rFonts w:ascii="Times New Roman" w:hAnsi="Times New Roman"/>
          <w:sz w:val="24"/>
          <w:szCs w:val="24"/>
          <w:lang w:eastAsia="x-none"/>
        </w:rPr>
        <w:t>trên máy tính</w:t>
      </w:r>
    </w:p>
    <w:p w14:paraId="450899C6" w14:textId="382F250E" w:rsidR="00FB17E8" w:rsidRPr="00A042C2" w:rsidRDefault="00FB17E8"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Thời gian: 60 phút</w:t>
      </w:r>
    </w:p>
    <w:p w14:paraId="33D7F292" w14:textId="0DBF4B4C" w:rsidR="00FB17E8" w:rsidRPr="00A042C2" w:rsidRDefault="00FB17E8"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Số câu hỏi: 40 câu. Mỗi câu 0,25 điểm</w:t>
      </w:r>
    </w:p>
    <w:p w14:paraId="75D20339" w14:textId="77777777" w:rsidR="006B7612" w:rsidRPr="00A042C2" w:rsidRDefault="006B7612" w:rsidP="00A042C2">
      <w:pPr>
        <w:spacing w:after="0" w:line="300" w:lineRule="auto"/>
        <w:rPr>
          <w:rFonts w:ascii="Times New Roman" w:hAnsi="Times New Roman"/>
          <w:sz w:val="24"/>
          <w:szCs w:val="24"/>
          <w:lang w:eastAsia="x-none"/>
        </w:rPr>
      </w:pPr>
    </w:p>
    <w:tbl>
      <w:tblPr>
        <w:tblW w:w="5000" w:type="pct"/>
        <w:jc w:val="center"/>
        <w:tblLook w:val="04A0" w:firstRow="1" w:lastRow="0" w:firstColumn="1" w:lastColumn="0" w:noHBand="0" w:noVBand="1"/>
      </w:tblPr>
      <w:tblGrid>
        <w:gridCol w:w="1833"/>
        <w:gridCol w:w="2739"/>
        <w:gridCol w:w="1085"/>
        <w:gridCol w:w="1088"/>
        <w:gridCol w:w="1088"/>
        <w:gridCol w:w="1220"/>
      </w:tblGrid>
      <w:tr w:rsidR="00AA4BB3" w:rsidRPr="00A042C2" w14:paraId="13A5B4D1" w14:textId="77777777" w:rsidTr="000917B2">
        <w:trPr>
          <w:trHeight w:val="660"/>
          <w:jc w:val="center"/>
        </w:trPr>
        <w:tc>
          <w:tcPr>
            <w:tcW w:w="1012"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FAB16B9" w14:textId="77777777" w:rsidR="00AA4BB3" w:rsidRPr="00A042C2" w:rsidRDefault="00AA4BB3" w:rsidP="00A042C2">
            <w:pPr>
              <w:spacing w:after="0" w:line="300" w:lineRule="auto"/>
              <w:jc w:val="center"/>
              <w:rPr>
                <w:rFonts w:ascii="Times New Roman" w:eastAsia="Times New Roman" w:hAnsi="Times New Roman"/>
                <w:b/>
                <w:bCs/>
                <w:color w:val="000000"/>
                <w:sz w:val="24"/>
                <w:szCs w:val="24"/>
              </w:rPr>
            </w:pPr>
            <w:r w:rsidRPr="00A042C2">
              <w:rPr>
                <w:rFonts w:ascii="Times New Roman" w:eastAsia="Times New Roman" w:hAnsi="Times New Roman"/>
                <w:b/>
                <w:bCs/>
                <w:color w:val="000000"/>
                <w:sz w:val="24"/>
                <w:szCs w:val="24"/>
                <w:lang w:val="vi-VN"/>
              </w:rPr>
              <w:t>Nội dung</w:t>
            </w:r>
          </w:p>
        </w:tc>
        <w:tc>
          <w:tcPr>
            <w:tcW w:w="1513" w:type="pct"/>
            <w:tcBorders>
              <w:top w:val="single" w:sz="8" w:space="0" w:color="000000"/>
              <w:left w:val="nil"/>
              <w:bottom w:val="single" w:sz="8" w:space="0" w:color="000000"/>
              <w:right w:val="single" w:sz="8" w:space="0" w:color="000000"/>
            </w:tcBorders>
            <w:shd w:val="clear" w:color="auto" w:fill="auto"/>
            <w:vAlign w:val="center"/>
            <w:hideMark/>
          </w:tcPr>
          <w:p w14:paraId="1193B0D2" w14:textId="77777777" w:rsidR="00AA4BB3" w:rsidRPr="00A042C2" w:rsidRDefault="00AA4BB3" w:rsidP="00A042C2">
            <w:pPr>
              <w:spacing w:after="0" w:line="300" w:lineRule="auto"/>
              <w:jc w:val="center"/>
              <w:rPr>
                <w:rFonts w:ascii="Times New Roman" w:eastAsia="Times New Roman" w:hAnsi="Times New Roman"/>
                <w:b/>
                <w:bCs/>
                <w:color w:val="000000"/>
                <w:sz w:val="24"/>
                <w:szCs w:val="24"/>
              </w:rPr>
            </w:pPr>
            <w:r w:rsidRPr="00A042C2">
              <w:rPr>
                <w:rFonts w:ascii="Times New Roman" w:eastAsia="Times New Roman" w:hAnsi="Times New Roman"/>
                <w:b/>
                <w:bCs/>
                <w:color w:val="000000"/>
                <w:sz w:val="24"/>
                <w:szCs w:val="24"/>
              </w:rPr>
              <w:t>CLO</w:t>
            </w:r>
          </w:p>
        </w:tc>
        <w:tc>
          <w:tcPr>
            <w:tcW w:w="599" w:type="pct"/>
            <w:tcBorders>
              <w:top w:val="single" w:sz="8" w:space="0" w:color="000000"/>
              <w:left w:val="nil"/>
              <w:bottom w:val="single" w:sz="8" w:space="0" w:color="000000"/>
              <w:right w:val="single" w:sz="8" w:space="0" w:color="000000"/>
            </w:tcBorders>
            <w:shd w:val="clear" w:color="auto" w:fill="auto"/>
            <w:vAlign w:val="center"/>
            <w:hideMark/>
          </w:tcPr>
          <w:p w14:paraId="69F31445" w14:textId="77777777" w:rsidR="00AA4BB3" w:rsidRPr="00A042C2" w:rsidRDefault="00AA4BB3" w:rsidP="00A042C2">
            <w:pPr>
              <w:spacing w:after="0" w:line="300" w:lineRule="auto"/>
              <w:jc w:val="center"/>
              <w:rPr>
                <w:rFonts w:ascii="Times New Roman" w:eastAsia="Times New Roman" w:hAnsi="Times New Roman"/>
                <w:b/>
                <w:bCs/>
                <w:color w:val="000000"/>
                <w:sz w:val="24"/>
                <w:szCs w:val="24"/>
              </w:rPr>
            </w:pPr>
            <w:r w:rsidRPr="00A042C2">
              <w:rPr>
                <w:rFonts w:ascii="Times New Roman" w:eastAsia="Times New Roman" w:hAnsi="Times New Roman"/>
                <w:b/>
                <w:bCs/>
                <w:color w:val="000000"/>
                <w:sz w:val="24"/>
                <w:szCs w:val="24"/>
              </w:rPr>
              <w:t>Nhớ</w:t>
            </w:r>
          </w:p>
        </w:tc>
        <w:tc>
          <w:tcPr>
            <w:tcW w:w="601" w:type="pct"/>
            <w:tcBorders>
              <w:top w:val="single" w:sz="8" w:space="0" w:color="000000"/>
              <w:left w:val="nil"/>
              <w:bottom w:val="single" w:sz="8" w:space="0" w:color="000000"/>
              <w:right w:val="single" w:sz="8" w:space="0" w:color="000000"/>
            </w:tcBorders>
            <w:shd w:val="clear" w:color="auto" w:fill="auto"/>
            <w:vAlign w:val="center"/>
            <w:hideMark/>
          </w:tcPr>
          <w:p w14:paraId="2D5D8CCF" w14:textId="77777777" w:rsidR="00AA4BB3" w:rsidRPr="00A042C2" w:rsidRDefault="00AA4BB3" w:rsidP="00A042C2">
            <w:pPr>
              <w:spacing w:after="0" w:line="300" w:lineRule="auto"/>
              <w:jc w:val="center"/>
              <w:rPr>
                <w:rFonts w:ascii="Times New Roman" w:eastAsia="Times New Roman" w:hAnsi="Times New Roman"/>
                <w:b/>
                <w:bCs/>
                <w:color w:val="000000"/>
                <w:sz w:val="24"/>
                <w:szCs w:val="24"/>
              </w:rPr>
            </w:pPr>
            <w:r w:rsidRPr="00A042C2">
              <w:rPr>
                <w:rFonts w:ascii="Times New Roman" w:eastAsia="Times New Roman" w:hAnsi="Times New Roman"/>
                <w:b/>
                <w:bCs/>
                <w:color w:val="000000"/>
                <w:sz w:val="24"/>
                <w:szCs w:val="24"/>
              </w:rPr>
              <w:t>Hiểu</w:t>
            </w:r>
          </w:p>
        </w:tc>
        <w:tc>
          <w:tcPr>
            <w:tcW w:w="601" w:type="pct"/>
            <w:tcBorders>
              <w:top w:val="single" w:sz="8" w:space="0" w:color="000000"/>
              <w:left w:val="nil"/>
              <w:bottom w:val="single" w:sz="8" w:space="0" w:color="000000"/>
              <w:right w:val="single" w:sz="8" w:space="0" w:color="000000"/>
            </w:tcBorders>
            <w:shd w:val="clear" w:color="auto" w:fill="auto"/>
            <w:vAlign w:val="center"/>
            <w:hideMark/>
          </w:tcPr>
          <w:p w14:paraId="78EFB0B2" w14:textId="77777777" w:rsidR="00AA4BB3" w:rsidRPr="00A042C2" w:rsidRDefault="00AA4BB3" w:rsidP="00A042C2">
            <w:pPr>
              <w:spacing w:after="0" w:line="300" w:lineRule="auto"/>
              <w:jc w:val="center"/>
              <w:rPr>
                <w:rFonts w:ascii="Times New Roman" w:eastAsia="Times New Roman" w:hAnsi="Times New Roman"/>
                <w:b/>
                <w:bCs/>
                <w:color w:val="000000"/>
                <w:sz w:val="24"/>
                <w:szCs w:val="24"/>
              </w:rPr>
            </w:pPr>
            <w:r w:rsidRPr="00A042C2">
              <w:rPr>
                <w:rFonts w:ascii="Times New Roman" w:eastAsia="Times New Roman" w:hAnsi="Times New Roman"/>
                <w:b/>
                <w:bCs/>
                <w:color w:val="000000"/>
                <w:sz w:val="24"/>
                <w:szCs w:val="24"/>
              </w:rPr>
              <w:t>Vận dụng</w:t>
            </w:r>
          </w:p>
        </w:tc>
        <w:tc>
          <w:tcPr>
            <w:tcW w:w="674" w:type="pct"/>
            <w:tcBorders>
              <w:top w:val="single" w:sz="8" w:space="0" w:color="000000"/>
              <w:left w:val="nil"/>
              <w:bottom w:val="single" w:sz="8" w:space="0" w:color="000000"/>
              <w:right w:val="single" w:sz="8" w:space="0" w:color="000000"/>
            </w:tcBorders>
            <w:shd w:val="clear" w:color="auto" w:fill="auto"/>
            <w:vAlign w:val="center"/>
            <w:hideMark/>
          </w:tcPr>
          <w:p w14:paraId="1E5A9227" w14:textId="77777777" w:rsidR="00AA4BB3" w:rsidRPr="00A042C2" w:rsidRDefault="00AA4BB3" w:rsidP="00A042C2">
            <w:pPr>
              <w:spacing w:after="0" w:line="300" w:lineRule="auto"/>
              <w:jc w:val="center"/>
              <w:rPr>
                <w:rFonts w:ascii="Times New Roman" w:eastAsia="Times New Roman" w:hAnsi="Times New Roman"/>
                <w:b/>
                <w:bCs/>
                <w:i/>
                <w:iCs/>
                <w:color w:val="000000"/>
                <w:sz w:val="24"/>
                <w:szCs w:val="24"/>
              </w:rPr>
            </w:pPr>
            <w:r w:rsidRPr="00A042C2">
              <w:rPr>
                <w:rFonts w:ascii="Times New Roman" w:eastAsia="Times New Roman" w:hAnsi="Times New Roman"/>
                <w:b/>
                <w:bCs/>
                <w:i/>
                <w:iCs/>
                <w:color w:val="000000"/>
                <w:sz w:val="24"/>
                <w:szCs w:val="24"/>
              </w:rPr>
              <w:t>Tổng số câu hỏi</w:t>
            </w:r>
          </w:p>
        </w:tc>
      </w:tr>
      <w:tr w:rsidR="00AA4BB3" w:rsidRPr="00A042C2" w14:paraId="48AC5EF4" w14:textId="77777777" w:rsidTr="000917B2">
        <w:trPr>
          <w:trHeight w:val="636"/>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571676D0" w14:textId="77777777" w:rsidR="00AA4BB3" w:rsidRPr="00A042C2" w:rsidRDefault="00AA4BB3" w:rsidP="00A042C2">
            <w:pPr>
              <w:spacing w:after="0" w:line="300" w:lineRule="auto"/>
              <w:rPr>
                <w:rFonts w:ascii="Times New Roman" w:eastAsia="Times New Roman" w:hAnsi="Times New Roman"/>
                <w:b/>
                <w:bCs/>
                <w:sz w:val="24"/>
                <w:szCs w:val="24"/>
              </w:rPr>
            </w:pPr>
            <w:r w:rsidRPr="00A042C2">
              <w:rPr>
                <w:rFonts w:ascii="Times New Roman" w:eastAsia="Times New Roman" w:hAnsi="Times New Roman"/>
                <w:b/>
                <w:bCs/>
                <w:sz w:val="24"/>
                <w:szCs w:val="24"/>
                <w:lang w:val="vi-VN"/>
              </w:rPr>
              <w:t>Lecture 1</w:t>
            </w:r>
          </w:p>
        </w:tc>
        <w:tc>
          <w:tcPr>
            <w:tcW w:w="1513" w:type="pct"/>
            <w:tcBorders>
              <w:top w:val="nil"/>
              <w:left w:val="nil"/>
              <w:bottom w:val="single" w:sz="8" w:space="0" w:color="000000"/>
              <w:right w:val="single" w:sz="8" w:space="0" w:color="000000"/>
            </w:tcBorders>
            <w:shd w:val="clear" w:color="auto" w:fill="auto"/>
            <w:vAlign w:val="center"/>
          </w:tcPr>
          <w:p w14:paraId="13D8EEF2"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hAnsi="Times New Roman"/>
              </w:rPr>
              <w:t>CLO 1 - 6</w:t>
            </w:r>
          </w:p>
        </w:tc>
        <w:tc>
          <w:tcPr>
            <w:tcW w:w="599" w:type="pct"/>
            <w:tcBorders>
              <w:top w:val="nil"/>
              <w:left w:val="nil"/>
              <w:bottom w:val="single" w:sz="8" w:space="0" w:color="000000"/>
              <w:right w:val="single" w:sz="8" w:space="0" w:color="000000"/>
            </w:tcBorders>
            <w:shd w:val="clear" w:color="auto" w:fill="auto"/>
            <w:vAlign w:val="center"/>
            <w:hideMark/>
          </w:tcPr>
          <w:p w14:paraId="0453642D"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1</w:t>
            </w:r>
          </w:p>
        </w:tc>
        <w:tc>
          <w:tcPr>
            <w:tcW w:w="601" w:type="pct"/>
            <w:tcBorders>
              <w:top w:val="nil"/>
              <w:left w:val="nil"/>
              <w:bottom w:val="single" w:sz="8" w:space="0" w:color="000000"/>
              <w:right w:val="single" w:sz="8" w:space="0" w:color="000000"/>
            </w:tcBorders>
            <w:shd w:val="clear" w:color="auto" w:fill="auto"/>
            <w:vAlign w:val="center"/>
            <w:hideMark/>
          </w:tcPr>
          <w:p w14:paraId="0E36D6E9"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2</w:t>
            </w:r>
          </w:p>
        </w:tc>
        <w:tc>
          <w:tcPr>
            <w:tcW w:w="601" w:type="pct"/>
            <w:tcBorders>
              <w:top w:val="nil"/>
              <w:left w:val="nil"/>
              <w:bottom w:val="single" w:sz="8" w:space="0" w:color="000000"/>
              <w:right w:val="single" w:sz="8" w:space="0" w:color="000000"/>
            </w:tcBorders>
            <w:shd w:val="clear" w:color="auto" w:fill="auto"/>
            <w:vAlign w:val="center"/>
            <w:hideMark/>
          </w:tcPr>
          <w:p w14:paraId="68DF63D6"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0</w:t>
            </w:r>
          </w:p>
        </w:tc>
        <w:tc>
          <w:tcPr>
            <w:tcW w:w="674" w:type="pct"/>
            <w:tcBorders>
              <w:top w:val="nil"/>
              <w:left w:val="nil"/>
              <w:bottom w:val="single" w:sz="8" w:space="0" w:color="000000"/>
              <w:right w:val="single" w:sz="8" w:space="0" w:color="000000"/>
            </w:tcBorders>
            <w:shd w:val="clear" w:color="auto" w:fill="auto"/>
            <w:vAlign w:val="center"/>
            <w:hideMark/>
          </w:tcPr>
          <w:p w14:paraId="5D05F59D" w14:textId="77777777" w:rsidR="00AA4BB3" w:rsidRPr="00A042C2" w:rsidRDefault="00AA4BB3" w:rsidP="00A042C2">
            <w:pPr>
              <w:spacing w:after="0" w:line="300" w:lineRule="auto"/>
              <w:jc w:val="center"/>
              <w:rPr>
                <w:rFonts w:ascii="Times New Roman" w:eastAsia="Times New Roman" w:hAnsi="Times New Roman"/>
                <w:i/>
                <w:iCs/>
                <w:color w:val="000000"/>
                <w:sz w:val="24"/>
                <w:szCs w:val="24"/>
              </w:rPr>
            </w:pPr>
            <w:r w:rsidRPr="00A042C2">
              <w:rPr>
                <w:rFonts w:ascii="Times New Roman" w:eastAsia="Times New Roman" w:hAnsi="Times New Roman"/>
                <w:i/>
                <w:iCs/>
                <w:color w:val="000000"/>
                <w:sz w:val="24"/>
                <w:szCs w:val="24"/>
              </w:rPr>
              <w:t>3</w:t>
            </w:r>
          </w:p>
        </w:tc>
      </w:tr>
      <w:tr w:rsidR="00AA4BB3" w:rsidRPr="00A042C2" w14:paraId="7408BA39" w14:textId="77777777" w:rsidTr="000917B2">
        <w:trPr>
          <w:trHeight w:val="948"/>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17C38518" w14:textId="77777777" w:rsidR="00AA4BB3" w:rsidRPr="00A042C2" w:rsidRDefault="00AA4BB3" w:rsidP="00A042C2">
            <w:pPr>
              <w:spacing w:after="0" w:line="300" w:lineRule="auto"/>
              <w:rPr>
                <w:rFonts w:ascii="Times New Roman" w:eastAsia="Times New Roman" w:hAnsi="Times New Roman"/>
                <w:b/>
                <w:bCs/>
                <w:sz w:val="24"/>
                <w:szCs w:val="24"/>
              </w:rPr>
            </w:pPr>
            <w:r w:rsidRPr="00A042C2">
              <w:rPr>
                <w:rFonts w:ascii="Times New Roman" w:eastAsia="Times New Roman" w:hAnsi="Times New Roman"/>
                <w:b/>
                <w:bCs/>
                <w:sz w:val="24"/>
                <w:szCs w:val="24"/>
                <w:lang w:val="vi-VN"/>
              </w:rPr>
              <w:t>Lecture 2</w:t>
            </w:r>
          </w:p>
        </w:tc>
        <w:tc>
          <w:tcPr>
            <w:tcW w:w="1513" w:type="pct"/>
            <w:tcBorders>
              <w:top w:val="nil"/>
              <w:left w:val="nil"/>
              <w:bottom w:val="single" w:sz="8" w:space="0" w:color="000000"/>
              <w:right w:val="single" w:sz="8" w:space="0" w:color="000000"/>
            </w:tcBorders>
            <w:shd w:val="clear" w:color="auto" w:fill="auto"/>
            <w:vAlign w:val="center"/>
          </w:tcPr>
          <w:p w14:paraId="42D5A403" w14:textId="77777777" w:rsidR="00AA4BB3" w:rsidRPr="00A042C2" w:rsidRDefault="00AA4BB3" w:rsidP="00A042C2">
            <w:pPr>
              <w:widowControl w:val="0"/>
              <w:spacing w:after="0" w:line="300" w:lineRule="auto"/>
              <w:contextualSpacing/>
              <w:jc w:val="center"/>
              <w:rPr>
                <w:rFonts w:ascii="Times New Roman" w:hAnsi="Times New Roman"/>
              </w:rPr>
            </w:pPr>
            <w:r w:rsidRPr="00A042C2">
              <w:rPr>
                <w:rFonts w:ascii="Times New Roman" w:hAnsi="Times New Roman"/>
              </w:rPr>
              <w:t>CLO 1.1-</w:t>
            </w:r>
          </w:p>
          <w:p w14:paraId="1901ED12"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hAnsi="Times New Roman"/>
              </w:rPr>
              <w:t>CLO 1.7</w:t>
            </w:r>
          </w:p>
        </w:tc>
        <w:tc>
          <w:tcPr>
            <w:tcW w:w="599" w:type="pct"/>
            <w:tcBorders>
              <w:top w:val="nil"/>
              <w:left w:val="nil"/>
              <w:bottom w:val="single" w:sz="8" w:space="0" w:color="000000"/>
              <w:right w:val="single" w:sz="8" w:space="0" w:color="000000"/>
            </w:tcBorders>
            <w:shd w:val="clear" w:color="auto" w:fill="auto"/>
            <w:vAlign w:val="center"/>
            <w:hideMark/>
          </w:tcPr>
          <w:p w14:paraId="79F0872E"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1B7EE008"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6D65512B"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1</w:t>
            </w:r>
          </w:p>
        </w:tc>
        <w:tc>
          <w:tcPr>
            <w:tcW w:w="674" w:type="pct"/>
            <w:tcBorders>
              <w:top w:val="nil"/>
              <w:left w:val="nil"/>
              <w:bottom w:val="single" w:sz="8" w:space="0" w:color="000000"/>
              <w:right w:val="single" w:sz="8" w:space="0" w:color="000000"/>
            </w:tcBorders>
            <w:shd w:val="clear" w:color="auto" w:fill="auto"/>
            <w:vAlign w:val="center"/>
            <w:hideMark/>
          </w:tcPr>
          <w:p w14:paraId="62E7DCA6" w14:textId="77777777" w:rsidR="00AA4BB3" w:rsidRPr="00A042C2" w:rsidRDefault="00AA4BB3" w:rsidP="00A042C2">
            <w:pPr>
              <w:spacing w:after="0" w:line="300" w:lineRule="auto"/>
              <w:jc w:val="center"/>
              <w:rPr>
                <w:rFonts w:ascii="Times New Roman" w:eastAsia="Times New Roman" w:hAnsi="Times New Roman"/>
                <w:i/>
                <w:iCs/>
                <w:color w:val="000000"/>
                <w:sz w:val="24"/>
                <w:szCs w:val="24"/>
              </w:rPr>
            </w:pPr>
            <w:r w:rsidRPr="00A042C2">
              <w:rPr>
                <w:rFonts w:ascii="Times New Roman" w:eastAsia="Times New Roman" w:hAnsi="Times New Roman"/>
                <w:i/>
                <w:iCs/>
                <w:color w:val="000000"/>
                <w:sz w:val="24"/>
                <w:szCs w:val="24"/>
              </w:rPr>
              <w:t>7</w:t>
            </w:r>
          </w:p>
        </w:tc>
      </w:tr>
      <w:tr w:rsidR="00AA4BB3" w:rsidRPr="00A042C2" w14:paraId="67C5F4A6" w14:textId="77777777" w:rsidTr="000917B2">
        <w:trPr>
          <w:trHeight w:val="636"/>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0DDD0875" w14:textId="77777777" w:rsidR="00AA4BB3" w:rsidRPr="00A042C2" w:rsidRDefault="00AA4BB3" w:rsidP="00A042C2">
            <w:pPr>
              <w:spacing w:after="0" w:line="300" w:lineRule="auto"/>
              <w:rPr>
                <w:rFonts w:ascii="Times New Roman" w:eastAsia="Times New Roman" w:hAnsi="Times New Roman"/>
                <w:b/>
                <w:bCs/>
                <w:sz w:val="24"/>
                <w:szCs w:val="24"/>
              </w:rPr>
            </w:pPr>
            <w:r w:rsidRPr="00A042C2">
              <w:rPr>
                <w:rFonts w:ascii="Times New Roman" w:eastAsia="Times New Roman" w:hAnsi="Times New Roman"/>
                <w:b/>
                <w:bCs/>
                <w:sz w:val="24"/>
                <w:szCs w:val="24"/>
              </w:rPr>
              <w:t>Lecture 3</w:t>
            </w:r>
          </w:p>
        </w:tc>
        <w:tc>
          <w:tcPr>
            <w:tcW w:w="1513" w:type="pct"/>
            <w:tcBorders>
              <w:top w:val="nil"/>
              <w:left w:val="nil"/>
              <w:bottom w:val="single" w:sz="8" w:space="0" w:color="000000"/>
              <w:right w:val="single" w:sz="8" w:space="0" w:color="000000"/>
            </w:tcBorders>
            <w:shd w:val="clear" w:color="auto" w:fill="auto"/>
            <w:vAlign w:val="center"/>
          </w:tcPr>
          <w:p w14:paraId="739A2BC5" w14:textId="77777777" w:rsidR="00AA4BB3" w:rsidRPr="00A042C2" w:rsidRDefault="00AA4BB3" w:rsidP="00A042C2">
            <w:pPr>
              <w:widowControl w:val="0"/>
              <w:spacing w:after="0" w:line="300" w:lineRule="auto"/>
              <w:contextualSpacing/>
              <w:jc w:val="center"/>
              <w:rPr>
                <w:rFonts w:ascii="Times New Roman" w:hAnsi="Times New Roman"/>
              </w:rPr>
            </w:pPr>
            <w:r w:rsidRPr="00A042C2">
              <w:rPr>
                <w:rFonts w:ascii="Times New Roman" w:hAnsi="Times New Roman"/>
              </w:rPr>
              <w:t>CLO 2.1 -2.9</w:t>
            </w:r>
          </w:p>
          <w:p w14:paraId="7C8E1867"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hAnsi="Times New Roman"/>
              </w:rPr>
              <w:t>3.1 - 3.5</w:t>
            </w:r>
          </w:p>
        </w:tc>
        <w:tc>
          <w:tcPr>
            <w:tcW w:w="599" w:type="pct"/>
            <w:tcBorders>
              <w:top w:val="nil"/>
              <w:left w:val="nil"/>
              <w:bottom w:val="single" w:sz="8" w:space="0" w:color="000000"/>
              <w:right w:val="single" w:sz="8" w:space="0" w:color="000000"/>
            </w:tcBorders>
            <w:shd w:val="clear" w:color="auto" w:fill="auto"/>
            <w:vAlign w:val="center"/>
            <w:hideMark/>
          </w:tcPr>
          <w:p w14:paraId="724B20B9"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47335C68"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186CDDB9"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1</w:t>
            </w:r>
          </w:p>
        </w:tc>
        <w:tc>
          <w:tcPr>
            <w:tcW w:w="674" w:type="pct"/>
            <w:tcBorders>
              <w:top w:val="nil"/>
              <w:left w:val="nil"/>
              <w:bottom w:val="single" w:sz="8" w:space="0" w:color="000000"/>
              <w:right w:val="single" w:sz="8" w:space="0" w:color="000000"/>
            </w:tcBorders>
            <w:shd w:val="clear" w:color="auto" w:fill="auto"/>
            <w:vAlign w:val="center"/>
            <w:hideMark/>
          </w:tcPr>
          <w:p w14:paraId="2382B0D1" w14:textId="77777777" w:rsidR="00AA4BB3" w:rsidRPr="00A042C2" w:rsidRDefault="00AA4BB3" w:rsidP="00A042C2">
            <w:pPr>
              <w:spacing w:after="0" w:line="300" w:lineRule="auto"/>
              <w:jc w:val="center"/>
              <w:rPr>
                <w:rFonts w:ascii="Times New Roman" w:eastAsia="Times New Roman" w:hAnsi="Times New Roman"/>
                <w:i/>
                <w:iCs/>
                <w:color w:val="000000"/>
                <w:sz w:val="24"/>
                <w:szCs w:val="24"/>
              </w:rPr>
            </w:pPr>
            <w:r w:rsidRPr="00A042C2">
              <w:rPr>
                <w:rFonts w:ascii="Times New Roman" w:eastAsia="Times New Roman" w:hAnsi="Times New Roman"/>
                <w:i/>
                <w:iCs/>
                <w:color w:val="000000"/>
                <w:sz w:val="24"/>
                <w:szCs w:val="24"/>
              </w:rPr>
              <w:t>7</w:t>
            </w:r>
          </w:p>
        </w:tc>
      </w:tr>
      <w:tr w:rsidR="00AA4BB3" w:rsidRPr="00A042C2" w14:paraId="0B342A96" w14:textId="77777777" w:rsidTr="000917B2">
        <w:trPr>
          <w:trHeight w:val="336"/>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30478362" w14:textId="77777777" w:rsidR="00AA4BB3" w:rsidRPr="00A042C2" w:rsidRDefault="00AA4BB3" w:rsidP="00A042C2">
            <w:pPr>
              <w:spacing w:after="0" w:line="300" w:lineRule="auto"/>
              <w:rPr>
                <w:rFonts w:ascii="Times New Roman" w:eastAsia="Times New Roman" w:hAnsi="Times New Roman"/>
                <w:b/>
                <w:bCs/>
                <w:sz w:val="24"/>
                <w:szCs w:val="24"/>
              </w:rPr>
            </w:pPr>
            <w:r w:rsidRPr="00A042C2">
              <w:rPr>
                <w:rFonts w:ascii="Times New Roman" w:eastAsia="Times New Roman" w:hAnsi="Times New Roman"/>
                <w:b/>
                <w:bCs/>
                <w:sz w:val="24"/>
                <w:szCs w:val="24"/>
              </w:rPr>
              <w:t>Lecture 4</w:t>
            </w:r>
          </w:p>
        </w:tc>
        <w:tc>
          <w:tcPr>
            <w:tcW w:w="1513" w:type="pct"/>
            <w:tcBorders>
              <w:top w:val="nil"/>
              <w:left w:val="nil"/>
              <w:bottom w:val="single" w:sz="8" w:space="0" w:color="000000"/>
              <w:right w:val="single" w:sz="8" w:space="0" w:color="000000"/>
            </w:tcBorders>
            <w:shd w:val="clear" w:color="auto" w:fill="auto"/>
            <w:vAlign w:val="center"/>
          </w:tcPr>
          <w:p w14:paraId="428822D7" w14:textId="77777777" w:rsidR="00AA4BB3" w:rsidRPr="00A042C2" w:rsidRDefault="00AA4BB3" w:rsidP="00A042C2">
            <w:pPr>
              <w:widowControl w:val="0"/>
              <w:spacing w:after="0" w:line="300" w:lineRule="auto"/>
              <w:contextualSpacing/>
              <w:jc w:val="center"/>
              <w:rPr>
                <w:rFonts w:ascii="Times New Roman" w:hAnsi="Times New Roman"/>
              </w:rPr>
            </w:pPr>
            <w:r w:rsidRPr="00A042C2">
              <w:rPr>
                <w:rFonts w:ascii="Times New Roman" w:hAnsi="Times New Roman"/>
              </w:rPr>
              <w:t xml:space="preserve">CLO </w:t>
            </w:r>
          </w:p>
          <w:p w14:paraId="7BAD5C95" w14:textId="77777777" w:rsidR="00AA4BB3" w:rsidRPr="00A042C2" w:rsidRDefault="00AA4BB3" w:rsidP="00A042C2">
            <w:pPr>
              <w:widowControl w:val="0"/>
              <w:spacing w:after="0" w:line="300" w:lineRule="auto"/>
              <w:contextualSpacing/>
              <w:jc w:val="center"/>
              <w:rPr>
                <w:rFonts w:ascii="Times New Roman" w:hAnsi="Times New Roman"/>
              </w:rPr>
            </w:pPr>
            <w:r w:rsidRPr="00A042C2">
              <w:rPr>
                <w:rFonts w:ascii="Times New Roman" w:hAnsi="Times New Roman"/>
              </w:rPr>
              <w:t>4.1 - 4.6</w:t>
            </w:r>
          </w:p>
          <w:p w14:paraId="44C5AF19"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p>
        </w:tc>
        <w:tc>
          <w:tcPr>
            <w:tcW w:w="599" w:type="pct"/>
            <w:tcBorders>
              <w:top w:val="nil"/>
              <w:left w:val="nil"/>
              <w:bottom w:val="single" w:sz="8" w:space="0" w:color="000000"/>
              <w:right w:val="single" w:sz="8" w:space="0" w:color="000000"/>
            </w:tcBorders>
            <w:shd w:val="clear" w:color="auto" w:fill="auto"/>
            <w:vAlign w:val="center"/>
            <w:hideMark/>
          </w:tcPr>
          <w:p w14:paraId="6EDB2C5E"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1</w:t>
            </w:r>
          </w:p>
        </w:tc>
        <w:tc>
          <w:tcPr>
            <w:tcW w:w="601" w:type="pct"/>
            <w:tcBorders>
              <w:top w:val="nil"/>
              <w:left w:val="nil"/>
              <w:bottom w:val="single" w:sz="8" w:space="0" w:color="000000"/>
              <w:right w:val="single" w:sz="8" w:space="0" w:color="000000"/>
            </w:tcBorders>
            <w:shd w:val="clear" w:color="auto" w:fill="auto"/>
            <w:vAlign w:val="center"/>
            <w:hideMark/>
          </w:tcPr>
          <w:p w14:paraId="69420DA1"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2611C084"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0</w:t>
            </w:r>
          </w:p>
        </w:tc>
        <w:tc>
          <w:tcPr>
            <w:tcW w:w="674" w:type="pct"/>
            <w:tcBorders>
              <w:top w:val="nil"/>
              <w:left w:val="nil"/>
              <w:bottom w:val="single" w:sz="8" w:space="0" w:color="000000"/>
              <w:right w:val="single" w:sz="8" w:space="0" w:color="000000"/>
            </w:tcBorders>
            <w:shd w:val="clear" w:color="auto" w:fill="auto"/>
            <w:vAlign w:val="center"/>
            <w:hideMark/>
          </w:tcPr>
          <w:p w14:paraId="1213586E" w14:textId="77777777" w:rsidR="00AA4BB3" w:rsidRPr="00A042C2" w:rsidRDefault="00AA4BB3" w:rsidP="00A042C2">
            <w:pPr>
              <w:spacing w:after="0" w:line="300" w:lineRule="auto"/>
              <w:jc w:val="center"/>
              <w:rPr>
                <w:rFonts w:ascii="Times New Roman" w:eastAsia="Times New Roman" w:hAnsi="Times New Roman"/>
                <w:i/>
                <w:iCs/>
                <w:color w:val="000000"/>
                <w:sz w:val="24"/>
                <w:szCs w:val="24"/>
              </w:rPr>
            </w:pPr>
            <w:r w:rsidRPr="00A042C2">
              <w:rPr>
                <w:rFonts w:ascii="Times New Roman" w:eastAsia="Times New Roman" w:hAnsi="Times New Roman"/>
                <w:i/>
                <w:iCs/>
                <w:color w:val="000000"/>
                <w:sz w:val="24"/>
                <w:szCs w:val="24"/>
              </w:rPr>
              <w:t>4</w:t>
            </w:r>
          </w:p>
        </w:tc>
      </w:tr>
      <w:tr w:rsidR="00AA4BB3" w:rsidRPr="00A042C2" w14:paraId="76F8722A" w14:textId="77777777" w:rsidTr="000917B2">
        <w:trPr>
          <w:trHeight w:val="636"/>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6B527FED" w14:textId="77777777" w:rsidR="00AA4BB3" w:rsidRPr="00A042C2" w:rsidRDefault="00AA4BB3" w:rsidP="00A042C2">
            <w:pPr>
              <w:spacing w:after="0" w:line="300" w:lineRule="auto"/>
              <w:rPr>
                <w:rFonts w:ascii="Times New Roman" w:eastAsia="Times New Roman" w:hAnsi="Times New Roman"/>
                <w:b/>
                <w:bCs/>
                <w:sz w:val="24"/>
                <w:szCs w:val="24"/>
              </w:rPr>
            </w:pPr>
            <w:r w:rsidRPr="00A042C2">
              <w:rPr>
                <w:rFonts w:ascii="Times New Roman" w:eastAsia="Times New Roman" w:hAnsi="Times New Roman"/>
                <w:b/>
                <w:bCs/>
                <w:sz w:val="24"/>
                <w:szCs w:val="24"/>
              </w:rPr>
              <w:t>Lecture 5</w:t>
            </w:r>
          </w:p>
        </w:tc>
        <w:tc>
          <w:tcPr>
            <w:tcW w:w="1513" w:type="pct"/>
            <w:tcBorders>
              <w:top w:val="nil"/>
              <w:left w:val="nil"/>
              <w:bottom w:val="single" w:sz="8" w:space="0" w:color="000000"/>
              <w:right w:val="single" w:sz="8" w:space="0" w:color="000000"/>
            </w:tcBorders>
            <w:shd w:val="clear" w:color="auto" w:fill="auto"/>
            <w:vAlign w:val="center"/>
          </w:tcPr>
          <w:p w14:paraId="57029338" w14:textId="77777777" w:rsidR="00AA4BB3" w:rsidRPr="00A042C2" w:rsidRDefault="00AA4BB3" w:rsidP="00A042C2">
            <w:pPr>
              <w:widowControl w:val="0"/>
              <w:spacing w:after="0" w:line="300" w:lineRule="auto"/>
              <w:contextualSpacing/>
              <w:jc w:val="center"/>
              <w:rPr>
                <w:rFonts w:ascii="Times New Roman" w:hAnsi="Times New Roman"/>
              </w:rPr>
            </w:pPr>
            <w:r w:rsidRPr="00A042C2">
              <w:rPr>
                <w:rFonts w:ascii="Times New Roman" w:hAnsi="Times New Roman"/>
              </w:rPr>
              <w:t xml:space="preserve">CLO </w:t>
            </w:r>
          </w:p>
          <w:p w14:paraId="18D6A962"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hAnsi="Times New Roman"/>
              </w:rPr>
              <w:t xml:space="preserve">5.1 - 5.5 </w:t>
            </w:r>
          </w:p>
        </w:tc>
        <w:tc>
          <w:tcPr>
            <w:tcW w:w="599" w:type="pct"/>
            <w:tcBorders>
              <w:top w:val="nil"/>
              <w:left w:val="nil"/>
              <w:bottom w:val="single" w:sz="8" w:space="0" w:color="000000"/>
              <w:right w:val="single" w:sz="8" w:space="0" w:color="000000"/>
            </w:tcBorders>
            <w:shd w:val="clear" w:color="auto" w:fill="auto"/>
            <w:vAlign w:val="center"/>
            <w:hideMark/>
          </w:tcPr>
          <w:p w14:paraId="7E2CC680"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16C81BA8"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15D9B8F3"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1</w:t>
            </w:r>
          </w:p>
        </w:tc>
        <w:tc>
          <w:tcPr>
            <w:tcW w:w="674" w:type="pct"/>
            <w:tcBorders>
              <w:top w:val="nil"/>
              <w:left w:val="nil"/>
              <w:bottom w:val="single" w:sz="8" w:space="0" w:color="000000"/>
              <w:right w:val="single" w:sz="8" w:space="0" w:color="000000"/>
            </w:tcBorders>
            <w:shd w:val="clear" w:color="auto" w:fill="auto"/>
            <w:vAlign w:val="center"/>
            <w:hideMark/>
          </w:tcPr>
          <w:p w14:paraId="5C990F9A" w14:textId="77777777" w:rsidR="00AA4BB3" w:rsidRPr="00A042C2" w:rsidRDefault="00AA4BB3" w:rsidP="00A042C2">
            <w:pPr>
              <w:spacing w:after="0" w:line="300" w:lineRule="auto"/>
              <w:jc w:val="center"/>
              <w:rPr>
                <w:rFonts w:ascii="Times New Roman" w:eastAsia="Times New Roman" w:hAnsi="Times New Roman"/>
                <w:i/>
                <w:iCs/>
                <w:color w:val="000000"/>
                <w:sz w:val="24"/>
                <w:szCs w:val="24"/>
              </w:rPr>
            </w:pPr>
            <w:r w:rsidRPr="00A042C2">
              <w:rPr>
                <w:rFonts w:ascii="Times New Roman" w:eastAsia="Times New Roman" w:hAnsi="Times New Roman"/>
                <w:i/>
                <w:iCs/>
                <w:color w:val="000000"/>
                <w:sz w:val="24"/>
                <w:szCs w:val="24"/>
              </w:rPr>
              <w:t>7</w:t>
            </w:r>
          </w:p>
        </w:tc>
      </w:tr>
      <w:tr w:rsidR="00AA4BB3" w:rsidRPr="00A042C2" w14:paraId="5923FC3D" w14:textId="77777777" w:rsidTr="000917B2">
        <w:trPr>
          <w:trHeight w:val="636"/>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3440B2B0" w14:textId="77777777" w:rsidR="00AA4BB3" w:rsidRPr="00A042C2" w:rsidRDefault="00AA4BB3" w:rsidP="00A042C2">
            <w:pPr>
              <w:spacing w:after="0" w:line="300" w:lineRule="auto"/>
              <w:rPr>
                <w:rFonts w:ascii="Times New Roman" w:eastAsia="Times New Roman" w:hAnsi="Times New Roman"/>
                <w:b/>
                <w:bCs/>
                <w:sz w:val="24"/>
                <w:szCs w:val="24"/>
              </w:rPr>
            </w:pPr>
            <w:r w:rsidRPr="00A042C2">
              <w:rPr>
                <w:rFonts w:ascii="Times New Roman" w:eastAsia="Times New Roman" w:hAnsi="Times New Roman"/>
                <w:b/>
                <w:bCs/>
                <w:sz w:val="24"/>
                <w:szCs w:val="24"/>
              </w:rPr>
              <w:t>Lecture 6</w:t>
            </w:r>
          </w:p>
        </w:tc>
        <w:tc>
          <w:tcPr>
            <w:tcW w:w="1513" w:type="pct"/>
            <w:tcBorders>
              <w:top w:val="nil"/>
              <w:left w:val="nil"/>
              <w:bottom w:val="single" w:sz="8" w:space="0" w:color="000000"/>
              <w:right w:val="single" w:sz="8" w:space="0" w:color="000000"/>
            </w:tcBorders>
            <w:shd w:val="clear" w:color="auto" w:fill="auto"/>
            <w:vAlign w:val="center"/>
          </w:tcPr>
          <w:p w14:paraId="3113E67A" w14:textId="77777777" w:rsidR="00AA4BB3" w:rsidRPr="00A042C2" w:rsidRDefault="00AA4BB3" w:rsidP="00A042C2">
            <w:pPr>
              <w:widowControl w:val="0"/>
              <w:spacing w:after="0" w:line="300" w:lineRule="auto"/>
              <w:contextualSpacing/>
              <w:jc w:val="center"/>
              <w:rPr>
                <w:rFonts w:ascii="Times New Roman" w:hAnsi="Times New Roman"/>
              </w:rPr>
            </w:pPr>
            <w:r w:rsidRPr="00A042C2">
              <w:rPr>
                <w:rFonts w:ascii="Times New Roman" w:hAnsi="Times New Roman"/>
              </w:rPr>
              <w:t xml:space="preserve">CLO </w:t>
            </w:r>
          </w:p>
          <w:p w14:paraId="637D964F"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hAnsi="Times New Roman"/>
              </w:rPr>
              <w:t>6.1 - 6.8</w:t>
            </w:r>
          </w:p>
        </w:tc>
        <w:tc>
          <w:tcPr>
            <w:tcW w:w="599" w:type="pct"/>
            <w:tcBorders>
              <w:top w:val="nil"/>
              <w:left w:val="nil"/>
              <w:bottom w:val="single" w:sz="8" w:space="0" w:color="000000"/>
              <w:right w:val="single" w:sz="8" w:space="0" w:color="000000"/>
            </w:tcBorders>
            <w:shd w:val="clear" w:color="auto" w:fill="auto"/>
            <w:vAlign w:val="center"/>
            <w:hideMark/>
          </w:tcPr>
          <w:p w14:paraId="63FC332F"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5D446DC9"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25349E73"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1</w:t>
            </w:r>
          </w:p>
        </w:tc>
        <w:tc>
          <w:tcPr>
            <w:tcW w:w="674" w:type="pct"/>
            <w:tcBorders>
              <w:top w:val="nil"/>
              <w:left w:val="nil"/>
              <w:bottom w:val="single" w:sz="8" w:space="0" w:color="000000"/>
              <w:right w:val="single" w:sz="8" w:space="0" w:color="000000"/>
            </w:tcBorders>
            <w:shd w:val="clear" w:color="auto" w:fill="auto"/>
            <w:vAlign w:val="center"/>
            <w:hideMark/>
          </w:tcPr>
          <w:p w14:paraId="6EAF60DD" w14:textId="77777777" w:rsidR="00AA4BB3" w:rsidRPr="00A042C2" w:rsidRDefault="00AA4BB3" w:rsidP="00A042C2">
            <w:pPr>
              <w:spacing w:after="0" w:line="300" w:lineRule="auto"/>
              <w:jc w:val="center"/>
              <w:rPr>
                <w:rFonts w:ascii="Times New Roman" w:eastAsia="Times New Roman" w:hAnsi="Times New Roman"/>
                <w:i/>
                <w:iCs/>
                <w:color w:val="000000"/>
                <w:sz w:val="24"/>
                <w:szCs w:val="24"/>
              </w:rPr>
            </w:pPr>
            <w:r w:rsidRPr="00A042C2">
              <w:rPr>
                <w:rFonts w:ascii="Times New Roman" w:eastAsia="Times New Roman" w:hAnsi="Times New Roman"/>
                <w:i/>
                <w:iCs/>
                <w:color w:val="000000"/>
                <w:sz w:val="24"/>
                <w:szCs w:val="24"/>
              </w:rPr>
              <w:t>7</w:t>
            </w:r>
          </w:p>
        </w:tc>
      </w:tr>
      <w:tr w:rsidR="00AA4BB3" w:rsidRPr="00A042C2" w14:paraId="382B1D1F" w14:textId="77777777" w:rsidTr="000917B2">
        <w:trPr>
          <w:trHeight w:val="948"/>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54909709" w14:textId="77777777" w:rsidR="00AA4BB3" w:rsidRPr="00A042C2" w:rsidRDefault="00AA4BB3" w:rsidP="00A042C2">
            <w:pPr>
              <w:spacing w:after="0" w:line="300" w:lineRule="auto"/>
              <w:rPr>
                <w:rFonts w:ascii="Times New Roman" w:eastAsia="Times New Roman" w:hAnsi="Times New Roman"/>
                <w:b/>
                <w:bCs/>
                <w:sz w:val="24"/>
                <w:szCs w:val="24"/>
              </w:rPr>
            </w:pPr>
            <w:r w:rsidRPr="00A042C2">
              <w:rPr>
                <w:rFonts w:ascii="Times New Roman" w:eastAsia="Times New Roman" w:hAnsi="Times New Roman"/>
                <w:b/>
                <w:bCs/>
                <w:sz w:val="24"/>
                <w:szCs w:val="24"/>
              </w:rPr>
              <w:t>Lecture 7</w:t>
            </w:r>
          </w:p>
        </w:tc>
        <w:tc>
          <w:tcPr>
            <w:tcW w:w="1513" w:type="pct"/>
            <w:tcBorders>
              <w:top w:val="nil"/>
              <w:left w:val="nil"/>
              <w:bottom w:val="single" w:sz="8" w:space="0" w:color="000000"/>
              <w:right w:val="single" w:sz="8" w:space="0" w:color="000000"/>
            </w:tcBorders>
            <w:shd w:val="clear" w:color="auto" w:fill="auto"/>
            <w:vAlign w:val="center"/>
          </w:tcPr>
          <w:p w14:paraId="49FF1D2B"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p>
        </w:tc>
        <w:tc>
          <w:tcPr>
            <w:tcW w:w="599" w:type="pct"/>
            <w:tcBorders>
              <w:top w:val="nil"/>
              <w:left w:val="nil"/>
              <w:bottom w:val="single" w:sz="8" w:space="0" w:color="000000"/>
              <w:right w:val="single" w:sz="8" w:space="0" w:color="000000"/>
            </w:tcBorders>
            <w:shd w:val="clear" w:color="auto" w:fill="auto"/>
            <w:vAlign w:val="center"/>
            <w:hideMark/>
          </w:tcPr>
          <w:p w14:paraId="5B0EDFD9"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2</w:t>
            </w:r>
          </w:p>
        </w:tc>
        <w:tc>
          <w:tcPr>
            <w:tcW w:w="601" w:type="pct"/>
            <w:tcBorders>
              <w:top w:val="nil"/>
              <w:left w:val="nil"/>
              <w:bottom w:val="single" w:sz="8" w:space="0" w:color="000000"/>
              <w:right w:val="single" w:sz="8" w:space="0" w:color="000000"/>
            </w:tcBorders>
            <w:shd w:val="clear" w:color="auto" w:fill="auto"/>
            <w:vAlign w:val="center"/>
            <w:hideMark/>
          </w:tcPr>
          <w:p w14:paraId="64AE70E1"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3</w:t>
            </w:r>
          </w:p>
        </w:tc>
        <w:tc>
          <w:tcPr>
            <w:tcW w:w="601" w:type="pct"/>
            <w:tcBorders>
              <w:top w:val="nil"/>
              <w:left w:val="nil"/>
              <w:bottom w:val="single" w:sz="8" w:space="0" w:color="000000"/>
              <w:right w:val="single" w:sz="8" w:space="0" w:color="000000"/>
            </w:tcBorders>
            <w:shd w:val="clear" w:color="auto" w:fill="auto"/>
            <w:vAlign w:val="center"/>
            <w:hideMark/>
          </w:tcPr>
          <w:p w14:paraId="132D5AE8" w14:textId="77777777" w:rsidR="00AA4BB3" w:rsidRPr="00A042C2" w:rsidRDefault="00AA4BB3" w:rsidP="00A042C2">
            <w:pPr>
              <w:spacing w:after="0" w:line="300" w:lineRule="auto"/>
              <w:jc w:val="center"/>
              <w:rPr>
                <w:rFonts w:ascii="Times New Roman" w:eastAsia="Times New Roman" w:hAnsi="Times New Roman"/>
                <w:color w:val="000000"/>
                <w:sz w:val="24"/>
                <w:szCs w:val="24"/>
              </w:rPr>
            </w:pPr>
            <w:r w:rsidRPr="00A042C2">
              <w:rPr>
                <w:rFonts w:ascii="Times New Roman" w:eastAsia="Times New Roman" w:hAnsi="Times New Roman"/>
                <w:color w:val="000000"/>
                <w:sz w:val="24"/>
                <w:szCs w:val="24"/>
              </w:rPr>
              <w:t>0</w:t>
            </w:r>
          </w:p>
        </w:tc>
        <w:tc>
          <w:tcPr>
            <w:tcW w:w="674" w:type="pct"/>
            <w:tcBorders>
              <w:top w:val="nil"/>
              <w:left w:val="nil"/>
              <w:bottom w:val="single" w:sz="8" w:space="0" w:color="000000"/>
              <w:right w:val="single" w:sz="8" w:space="0" w:color="000000"/>
            </w:tcBorders>
            <w:shd w:val="clear" w:color="auto" w:fill="auto"/>
            <w:vAlign w:val="center"/>
            <w:hideMark/>
          </w:tcPr>
          <w:p w14:paraId="4E0530BA" w14:textId="77777777" w:rsidR="00AA4BB3" w:rsidRPr="00A042C2" w:rsidRDefault="00AA4BB3" w:rsidP="00A042C2">
            <w:pPr>
              <w:spacing w:after="0" w:line="300" w:lineRule="auto"/>
              <w:jc w:val="center"/>
              <w:rPr>
                <w:rFonts w:ascii="Times New Roman" w:eastAsia="Times New Roman" w:hAnsi="Times New Roman"/>
                <w:i/>
                <w:iCs/>
                <w:color w:val="000000"/>
                <w:sz w:val="24"/>
                <w:szCs w:val="24"/>
              </w:rPr>
            </w:pPr>
            <w:r w:rsidRPr="00A042C2">
              <w:rPr>
                <w:rFonts w:ascii="Times New Roman" w:eastAsia="Times New Roman" w:hAnsi="Times New Roman"/>
                <w:i/>
                <w:iCs/>
                <w:color w:val="000000"/>
                <w:sz w:val="24"/>
                <w:szCs w:val="24"/>
              </w:rPr>
              <w:t>5</w:t>
            </w:r>
          </w:p>
        </w:tc>
      </w:tr>
      <w:tr w:rsidR="00AA4BB3" w:rsidRPr="00A042C2" w14:paraId="36B732B5" w14:textId="77777777" w:rsidTr="000917B2">
        <w:trPr>
          <w:trHeight w:val="336"/>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69090806" w14:textId="77777777" w:rsidR="00AA4BB3" w:rsidRPr="00A042C2" w:rsidRDefault="00AA4BB3" w:rsidP="00A042C2">
            <w:pPr>
              <w:spacing w:after="0" w:line="300" w:lineRule="auto"/>
              <w:rPr>
                <w:rFonts w:ascii="Times New Roman" w:eastAsia="Times New Roman" w:hAnsi="Times New Roman"/>
                <w:b/>
                <w:bCs/>
                <w:i/>
                <w:iCs/>
                <w:sz w:val="24"/>
                <w:szCs w:val="24"/>
              </w:rPr>
            </w:pPr>
            <w:r w:rsidRPr="00A042C2">
              <w:rPr>
                <w:rFonts w:ascii="Times New Roman" w:eastAsia="Times New Roman" w:hAnsi="Times New Roman"/>
                <w:b/>
                <w:bCs/>
                <w:i/>
                <w:iCs/>
                <w:sz w:val="24"/>
                <w:szCs w:val="24"/>
                <w:lang w:val="vi-VN"/>
              </w:rPr>
              <w:t>Tổng số câu hỏi</w:t>
            </w:r>
          </w:p>
        </w:tc>
        <w:tc>
          <w:tcPr>
            <w:tcW w:w="1513" w:type="pct"/>
            <w:tcBorders>
              <w:top w:val="nil"/>
              <w:left w:val="nil"/>
              <w:bottom w:val="single" w:sz="8" w:space="0" w:color="000000"/>
              <w:right w:val="single" w:sz="8" w:space="0" w:color="000000"/>
            </w:tcBorders>
            <w:shd w:val="clear" w:color="auto" w:fill="auto"/>
            <w:vAlign w:val="center"/>
          </w:tcPr>
          <w:p w14:paraId="1A85BF40" w14:textId="77777777" w:rsidR="00AA4BB3" w:rsidRPr="00A042C2" w:rsidRDefault="00AA4BB3" w:rsidP="00A042C2">
            <w:pPr>
              <w:spacing w:after="0" w:line="300" w:lineRule="auto"/>
              <w:jc w:val="center"/>
              <w:rPr>
                <w:rFonts w:ascii="Times New Roman" w:eastAsia="Times New Roman" w:hAnsi="Times New Roman"/>
                <w:i/>
                <w:iCs/>
                <w:sz w:val="24"/>
                <w:szCs w:val="24"/>
              </w:rPr>
            </w:pPr>
          </w:p>
        </w:tc>
        <w:tc>
          <w:tcPr>
            <w:tcW w:w="599" w:type="pct"/>
            <w:tcBorders>
              <w:top w:val="nil"/>
              <w:left w:val="nil"/>
              <w:bottom w:val="single" w:sz="8" w:space="0" w:color="000000"/>
              <w:right w:val="single" w:sz="8" w:space="0" w:color="000000"/>
            </w:tcBorders>
            <w:shd w:val="clear" w:color="auto" w:fill="auto"/>
            <w:vAlign w:val="center"/>
            <w:hideMark/>
          </w:tcPr>
          <w:p w14:paraId="1806B166"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rPr>
              <w:t>16</w:t>
            </w:r>
          </w:p>
        </w:tc>
        <w:tc>
          <w:tcPr>
            <w:tcW w:w="601" w:type="pct"/>
            <w:tcBorders>
              <w:top w:val="nil"/>
              <w:left w:val="nil"/>
              <w:bottom w:val="single" w:sz="8" w:space="0" w:color="000000"/>
              <w:right w:val="single" w:sz="8" w:space="0" w:color="000000"/>
            </w:tcBorders>
            <w:shd w:val="clear" w:color="auto" w:fill="auto"/>
            <w:vAlign w:val="center"/>
            <w:hideMark/>
          </w:tcPr>
          <w:p w14:paraId="53D063E8"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rPr>
              <w:t>20</w:t>
            </w:r>
          </w:p>
        </w:tc>
        <w:tc>
          <w:tcPr>
            <w:tcW w:w="601" w:type="pct"/>
            <w:tcBorders>
              <w:top w:val="nil"/>
              <w:left w:val="nil"/>
              <w:bottom w:val="single" w:sz="8" w:space="0" w:color="000000"/>
              <w:right w:val="single" w:sz="8" w:space="0" w:color="000000"/>
            </w:tcBorders>
            <w:shd w:val="clear" w:color="auto" w:fill="auto"/>
            <w:vAlign w:val="center"/>
            <w:hideMark/>
          </w:tcPr>
          <w:p w14:paraId="7C958A8D"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rPr>
              <w:t>4</w:t>
            </w:r>
          </w:p>
        </w:tc>
        <w:tc>
          <w:tcPr>
            <w:tcW w:w="674" w:type="pct"/>
            <w:tcBorders>
              <w:top w:val="nil"/>
              <w:left w:val="nil"/>
              <w:bottom w:val="single" w:sz="8" w:space="0" w:color="000000"/>
              <w:right w:val="single" w:sz="8" w:space="0" w:color="000000"/>
            </w:tcBorders>
            <w:shd w:val="clear" w:color="auto" w:fill="auto"/>
            <w:vAlign w:val="center"/>
            <w:hideMark/>
          </w:tcPr>
          <w:p w14:paraId="0FF14A2C"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lang w:val="vi-VN"/>
              </w:rPr>
              <w:t>40</w:t>
            </w:r>
          </w:p>
        </w:tc>
      </w:tr>
      <w:tr w:rsidR="00AA4BB3" w:rsidRPr="00A042C2" w14:paraId="05479AB5" w14:textId="77777777" w:rsidTr="000917B2">
        <w:trPr>
          <w:trHeight w:val="336"/>
          <w:jc w:val="center"/>
        </w:trPr>
        <w:tc>
          <w:tcPr>
            <w:tcW w:w="1012" w:type="pct"/>
            <w:tcBorders>
              <w:top w:val="nil"/>
              <w:left w:val="single" w:sz="8" w:space="0" w:color="000000"/>
              <w:bottom w:val="single" w:sz="8" w:space="0" w:color="000000"/>
              <w:right w:val="single" w:sz="8" w:space="0" w:color="000000"/>
            </w:tcBorders>
            <w:shd w:val="clear" w:color="auto" w:fill="auto"/>
            <w:vAlign w:val="center"/>
            <w:hideMark/>
          </w:tcPr>
          <w:p w14:paraId="2D21107D" w14:textId="77777777" w:rsidR="00AA4BB3" w:rsidRPr="00A042C2" w:rsidRDefault="00AA4BB3" w:rsidP="00A042C2">
            <w:pPr>
              <w:spacing w:after="0" w:line="300" w:lineRule="auto"/>
              <w:jc w:val="right"/>
              <w:rPr>
                <w:rFonts w:ascii="Times New Roman" w:eastAsia="Times New Roman" w:hAnsi="Times New Roman"/>
                <w:b/>
                <w:bCs/>
                <w:i/>
                <w:iCs/>
                <w:sz w:val="24"/>
                <w:szCs w:val="24"/>
              </w:rPr>
            </w:pPr>
            <w:r w:rsidRPr="00A042C2">
              <w:rPr>
                <w:rFonts w:ascii="Times New Roman" w:eastAsia="Times New Roman" w:hAnsi="Times New Roman"/>
                <w:b/>
                <w:bCs/>
                <w:i/>
                <w:iCs/>
                <w:sz w:val="24"/>
                <w:szCs w:val="24"/>
              </w:rPr>
              <w:t>Tỷ trọng</w:t>
            </w:r>
          </w:p>
        </w:tc>
        <w:tc>
          <w:tcPr>
            <w:tcW w:w="1513" w:type="pct"/>
            <w:tcBorders>
              <w:top w:val="nil"/>
              <w:left w:val="nil"/>
              <w:bottom w:val="single" w:sz="8" w:space="0" w:color="000000"/>
              <w:right w:val="single" w:sz="8" w:space="0" w:color="000000"/>
            </w:tcBorders>
            <w:shd w:val="clear" w:color="auto" w:fill="auto"/>
            <w:vAlign w:val="center"/>
          </w:tcPr>
          <w:p w14:paraId="688250DE" w14:textId="77777777" w:rsidR="00AA4BB3" w:rsidRPr="00A042C2" w:rsidRDefault="00AA4BB3" w:rsidP="00A042C2">
            <w:pPr>
              <w:spacing w:after="0" w:line="300" w:lineRule="auto"/>
              <w:jc w:val="center"/>
              <w:rPr>
                <w:rFonts w:ascii="Times New Roman" w:eastAsia="Times New Roman" w:hAnsi="Times New Roman"/>
                <w:i/>
                <w:iCs/>
                <w:sz w:val="24"/>
                <w:szCs w:val="24"/>
              </w:rPr>
            </w:pPr>
          </w:p>
        </w:tc>
        <w:tc>
          <w:tcPr>
            <w:tcW w:w="599" w:type="pct"/>
            <w:tcBorders>
              <w:top w:val="nil"/>
              <w:left w:val="nil"/>
              <w:bottom w:val="single" w:sz="8" w:space="0" w:color="000000"/>
              <w:right w:val="single" w:sz="8" w:space="0" w:color="000000"/>
            </w:tcBorders>
            <w:shd w:val="clear" w:color="auto" w:fill="auto"/>
            <w:vAlign w:val="center"/>
            <w:hideMark/>
          </w:tcPr>
          <w:p w14:paraId="6A653D19"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rPr>
              <w:t>40.00%</w:t>
            </w:r>
          </w:p>
        </w:tc>
        <w:tc>
          <w:tcPr>
            <w:tcW w:w="601" w:type="pct"/>
            <w:tcBorders>
              <w:top w:val="nil"/>
              <w:left w:val="nil"/>
              <w:bottom w:val="single" w:sz="8" w:space="0" w:color="000000"/>
              <w:right w:val="single" w:sz="8" w:space="0" w:color="000000"/>
            </w:tcBorders>
            <w:shd w:val="clear" w:color="auto" w:fill="auto"/>
            <w:vAlign w:val="center"/>
            <w:hideMark/>
          </w:tcPr>
          <w:p w14:paraId="48E5C9DD"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rPr>
              <w:t>50.00%</w:t>
            </w:r>
          </w:p>
        </w:tc>
        <w:tc>
          <w:tcPr>
            <w:tcW w:w="601" w:type="pct"/>
            <w:tcBorders>
              <w:top w:val="nil"/>
              <w:left w:val="nil"/>
              <w:bottom w:val="single" w:sz="8" w:space="0" w:color="000000"/>
              <w:right w:val="single" w:sz="8" w:space="0" w:color="000000"/>
            </w:tcBorders>
            <w:shd w:val="clear" w:color="auto" w:fill="auto"/>
            <w:vAlign w:val="center"/>
            <w:hideMark/>
          </w:tcPr>
          <w:p w14:paraId="327DFEB3"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rPr>
              <w:t>10.00%</w:t>
            </w:r>
          </w:p>
        </w:tc>
        <w:tc>
          <w:tcPr>
            <w:tcW w:w="674" w:type="pct"/>
            <w:tcBorders>
              <w:top w:val="nil"/>
              <w:left w:val="nil"/>
              <w:bottom w:val="single" w:sz="8" w:space="0" w:color="000000"/>
              <w:right w:val="single" w:sz="8" w:space="0" w:color="000000"/>
            </w:tcBorders>
            <w:shd w:val="clear" w:color="auto" w:fill="auto"/>
            <w:vAlign w:val="center"/>
            <w:hideMark/>
          </w:tcPr>
          <w:p w14:paraId="26A0E395" w14:textId="77777777" w:rsidR="00AA4BB3" w:rsidRPr="00A042C2" w:rsidRDefault="00AA4BB3" w:rsidP="00A042C2">
            <w:pPr>
              <w:spacing w:after="0" w:line="300" w:lineRule="auto"/>
              <w:jc w:val="center"/>
              <w:rPr>
                <w:rFonts w:ascii="Times New Roman" w:eastAsia="Times New Roman" w:hAnsi="Times New Roman"/>
                <w:i/>
                <w:iCs/>
                <w:sz w:val="24"/>
                <w:szCs w:val="24"/>
              </w:rPr>
            </w:pPr>
            <w:r w:rsidRPr="00A042C2">
              <w:rPr>
                <w:rFonts w:ascii="Times New Roman" w:eastAsia="Times New Roman" w:hAnsi="Times New Roman"/>
                <w:i/>
                <w:iCs/>
                <w:sz w:val="24"/>
                <w:szCs w:val="24"/>
              </w:rPr>
              <w:t>100.00%</w:t>
            </w:r>
          </w:p>
        </w:tc>
      </w:tr>
    </w:tbl>
    <w:p w14:paraId="14F3FFDA" w14:textId="77777777" w:rsidR="00AA4BB3" w:rsidRPr="00A042C2" w:rsidRDefault="00AA4BB3" w:rsidP="00A042C2">
      <w:pPr>
        <w:spacing w:after="0" w:line="300" w:lineRule="auto"/>
        <w:rPr>
          <w:rFonts w:ascii="Times New Roman" w:hAnsi="Times New Roman"/>
          <w:sz w:val="24"/>
          <w:szCs w:val="24"/>
          <w:lang w:eastAsia="x-none"/>
        </w:rPr>
      </w:pPr>
    </w:p>
    <w:p w14:paraId="78F2EA99" w14:textId="2B747D87" w:rsidR="00FB17E8" w:rsidRPr="00A042C2" w:rsidRDefault="00FB17E8" w:rsidP="00A042C2">
      <w:pPr>
        <w:spacing w:after="0" w:line="300" w:lineRule="auto"/>
        <w:rPr>
          <w:rFonts w:ascii="Times New Roman" w:hAnsi="Times New Roman"/>
          <w:b/>
          <w:bCs/>
          <w:sz w:val="24"/>
          <w:szCs w:val="24"/>
          <w:lang w:eastAsia="x-none"/>
        </w:rPr>
      </w:pPr>
      <w:r w:rsidRPr="00A042C2">
        <w:rPr>
          <w:rFonts w:ascii="Times New Roman" w:hAnsi="Times New Roman"/>
          <w:b/>
          <w:bCs/>
          <w:sz w:val="24"/>
          <w:szCs w:val="24"/>
          <w:lang w:eastAsia="x-none"/>
        </w:rPr>
        <w:t>Phụ lục 2. CÁC RUBRICS</w:t>
      </w:r>
    </w:p>
    <w:p w14:paraId="319268E5" w14:textId="55CD2C6F" w:rsidR="0067453D" w:rsidRPr="00A042C2" w:rsidRDefault="00FB17E8" w:rsidP="00A042C2">
      <w:pPr>
        <w:spacing w:after="0" w:line="300" w:lineRule="auto"/>
        <w:jc w:val="center"/>
        <w:rPr>
          <w:rFonts w:ascii="Times New Roman" w:hAnsi="Times New Roman"/>
          <w:b/>
          <w:bCs/>
          <w:sz w:val="24"/>
          <w:szCs w:val="24"/>
          <w:lang w:eastAsia="x-none"/>
        </w:rPr>
      </w:pPr>
      <w:r w:rsidRPr="00A042C2">
        <w:rPr>
          <w:rFonts w:ascii="Times New Roman" w:hAnsi="Times New Roman"/>
          <w:b/>
          <w:bCs/>
          <w:sz w:val="24"/>
          <w:szCs w:val="24"/>
          <w:lang w:eastAsia="x-none"/>
        </w:rPr>
        <w:t>Rubrics 1. Đánh giá điểm chuyên cần</w:t>
      </w:r>
    </w:p>
    <w:p w14:paraId="3D2EF457" w14:textId="0A525D67" w:rsidR="00415D36" w:rsidRPr="00A042C2" w:rsidRDefault="00415D36"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Trọng số trong điểm học phần: 10%</w:t>
      </w:r>
    </w:p>
    <w:p w14:paraId="104DBFC0" w14:textId="32BDAC6B" w:rsidR="00B63261" w:rsidRPr="00A042C2" w:rsidRDefault="00B63261"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Đánh giá qua 8 buổi seminar</w:t>
      </w:r>
      <w:r w:rsidR="00BE1B6E" w:rsidRPr="00A042C2">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A042C2" w14:paraId="0BE9E60D" w14:textId="77777777" w:rsidTr="00A042C2">
        <w:tc>
          <w:tcPr>
            <w:tcW w:w="1654" w:type="dxa"/>
            <w:vMerge w:val="restart"/>
          </w:tcPr>
          <w:p w14:paraId="28180286" w14:textId="26779CF5" w:rsidR="009D0F5F" w:rsidRPr="00A042C2" w:rsidRDefault="00FB17E8" w:rsidP="00A042C2">
            <w:pPr>
              <w:spacing w:after="0" w:line="300" w:lineRule="auto"/>
              <w:jc w:val="center"/>
              <w:rPr>
                <w:rFonts w:ascii="Times New Roman" w:hAnsi="Times New Roman"/>
                <w:b/>
                <w:bCs/>
                <w:sz w:val="24"/>
                <w:szCs w:val="24"/>
              </w:rPr>
            </w:pPr>
            <w:r w:rsidRPr="00A042C2">
              <w:rPr>
                <w:rFonts w:ascii="Times New Roman" w:hAnsi="Times New Roman"/>
                <w:sz w:val="24"/>
                <w:szCs w:val="24"/>
                <w:lang w:eastAsia="x-none"/>
              </w:rPr>
              <w:t xml:space="preserve"> </w:t>
            </w:r>
            <w:r w:rsidR="009D0F5F" w:rsidRPr="00A042C2">
              <w:rPr>
                <w:rFonts w:ascii="Times New Roman" w:hAnsi="Times New Roman"/>
                <w:b/>
                <w:bCs/>
                <w:sz w:val="24"/>
                <w:szCs w:val="24"/>
              </w:rPr>
              <w:t>Số buổi vắng (điểm danh)</w:t>
            </w:r>
          </w:p>
        </w:tc>
        <w:tc>
          <w:tcPr>
            <w:tcW w:w="7409" w:type="dxa"/>
            <w:gridSpan w:val="4"/>
          </w:tcPr>
          <w:p w14:paraId="3C25A9A5"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Tham gia thảo luận (GV seminar đánh giá)</w:t>
            </w:r>
          </w:p>
        </w:tc>
      </w:tr>
      <w:tr w:rsidR="009D0F5F" w:rsidRPr="00A042C2" w14:paraId="5D732D29" w14:textId="77777777" w:rsidTr="00A042C2">
        <w:tc>
          <w:tcPr>
            <w:tcW w:w="1654" w:type="dxa"/>
            <w:vMerge/>
          </w:tcPr>
          <w:p w14:paraId="272B42A9" w14:textId="77777777" w:rsidR="009D0F5F" w:rsidRPr="00A042C2" w:rsidRDefault="009D0F5F" w:rsidP="00A042C2">
            <w:pPr>
              <w:spacing w:after="0" w:line="300" w:lineRule="auto"/>
              <w:jc w:val="center"/>
              <w:rPr>
                <w:rFonts w:ascii="Times New Roman" w:hAnsi="Times New Roman"/>
                <w:b/>
                <w:bCs/>
                <w:sz w:val="24"/>
                <w:szCs w:val="24"/>
              </w:rPr>
            </w:pPr>
          </w:p>
        </w:tc>
        <w:tc>
          <w:tcPr>
            <w:tcW w:w="1966" w:type="dxa"/>
          </w:tcPr>
          <w:p w14:paraId="41A9213D"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Rất tích cực</w:t>
            </w:r>
          </w:p>
        </w:tc>
        <w:tc>
          <w:tcPr>
            <w:tcW w:w="1809" w:type="dxa"/>
          </w:tcPr>
          <w:p w14:paraId="106D04D1"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Tích cực</w:t>
            </w:r>
          </w:p>
        </w:tc>
        <w:tc>
          <w:tcPr>
            <w:tcW w:w="1724" w:type="dxa"/>
          </w:tcPr>
          <w:p w14:paraId="415E8FBB"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Có tham gia</w:t>
            </w:r>
          </w:p>
        </w:tc>
        <w:tc>
          <w:tcPr>
            <w:tcW w:w="1910" w:type="dxa"/>
          </w:tcPr>
          <w:p w14:paraId="63BCCF8D"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Không tham gia</w:t>
            </w:r>
          </w:p>
        </w:tc>
      </w:tr>
      <w:tr w:rsidR="009D0F5F" w:rsidRPr="00A042C2" w14:paraId="4AD685F4" w14:textId="77777777" w:rsidTr="00A042C2">
        <w:tc>
          <w:tcPr>
            <w:tcW w:w="1654" w:type="dxa"/>
          </w:tcPr>
          <w:p w14:paraId="26986F0A"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0</w:t>
            </w:r>
          </w:p>
        </w:tc>
        <w:tc>
          <w:tcPr>
            <w:tcW w:w="1966" w:type="dxa"/>
          </w:tcPr>
          <w:p w14:paraId="40E890C0"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10, 10+</w:t>
            </w:r>
          </w:p>
        </w:tc>
        <w:tc>
          <w:tcPr>
            <w:tcW w:w="1809" w:type="dxa"/>
          </w:tcPr>
          <w:p w14:paraId="3505DF7B"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9</w:t>
            </w:r>
          </w:p>
        </w:tc>
        <w:tc>
          <w:tcPr>
            <w:tcW w:w="1724" w:type="dxa"/>
          </w:tcPr>
          <w:p w14:paraId="3D5B4155"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8</w:t>
            </w:r>
          </w:p>
        </w:tc>
        <w:tc>
          <w:tcPr>
            <w:tcW w:w="1910" w:type="dxa"/>
          </w:tcPr>
          <w:p w14:paraId="70E636F0"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7</w:t>
            </w:r>
          </w:p>
        </w:tc>
      </w:tr>
      <w:tr w:rsidR="009D0F5F" w:rsidRPr="00A042C2" w14:paraId="5ED0822C" w14:textId="77777777" w:rsidTr="00A042C2">
        <w:tc>
          <w:tcPr>
            <w:tcW w:w="1654" w:type="dxa"/>
          </w:tcPr>
          <w:p w14:paraId="22DDC9B8"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1</w:t>
            </w:r>
          </w:p>
        </w:tc>
        <w:tc>
          <w:tcPr>
            <w:tcW w:w="1966" w:type="dxa"/>
          </w:tcPr>
          <w:p w14:paraId="319056C9"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9, 10</w:t>
            </w:r>
          </w:p>
        </w:tc>
        <w:tc>
          <w:tcPr>
            <w:tcW w:w="1809" w:type="dxa"/>
          </w:tcPr>
          <w:p w14:paraId="095E26AD"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8</w:t>
            </w:r>
          </w:p>
        </w:tc>
        <w:tc>
          <w:tcPr>
            <w:tcW w:w="1724" w:type="dxa"/>
          </w:tcPr>
          <w:p w14:paraId="7BFE8386"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7</w:t>
            </w:r>
          </w:p>
        </w:tc>
        <w:tc>
          <w:tcPr>
            <w:tcW w:w="1910" w:type="dxa"/>
          </w:tcPr>
          <w:p w14:paraId="6E08B339"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6</w:t>
            </w:r>
          </w:p>
        </w:tc>
      </w:tr>
      <w:tr w:rsidR="009D0F5F" w:rsidRPr="00A042C2" w14:paraId="64FBA57A" w14:textId="77777777" w:rsidTr="00A042C2">
        <w:tc>
          <w:tcPr>
            <w:tcW w:w="1654" w:type="dxa"/>
          </w:tcPr>
          <w:p w14:paraId="001EC48E"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2</w:t>
            </w:r>
          </w:p>
        </w:tc>
        <w:tc>
          <w:tcPr>
            <w:tcW w:w="1966" w:type="dxa"/>
          </w:tcPr>
          <w:p w14:paraId="376724A6"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8, 9</w:t>
            </w:r>
          </w:p>
        </w:tc>
        <w:tc>
          <w:tcPr>
            <w:tcW w:w="1809" w:type="dxa"/>
          </w:tcPr>
          <w:p w14:paraId="0AF5BC77"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7</w:t>
            </w:r>
          </w:p>
        </w:tc>
        <w:tc>
          <w:tcPr>
            <w:tcW w:w="1724" w:type="dxa"/>
          </w:tcPr>
          <w:p w14:paraId="104BE006"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6</w:t>
            </w:r>
          </w:p>
        </w:tc>
        <w:tc>
          <w:tcPr>
            <w:tcW w:w="1910" w:type="dxa"/>
          </w:tcPr>
          <w:p w14:paraId="49DE01E6"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5</w:t>
            </w:r>
          </w:p>
        </w:tc>
      </w:tr>
      <w:tr w:rsidR="009D0F5F" w:rsidRPr="00A042C2" w14:paraId="601C4371" w14:textId="77777777" w:rsidTr="00A042C2">
        <w:tc>
          <w:tcPr>
            <w:tcW w:w="1654" w:type="dxa"/>
          </w:tcPr>
          <w:p w14:paraId="250819C1" w14:textId="77777777" w:rsidR="009D0F5F" w:rsidRPr="00A042C2" w:rsidRDefault="009D0F5F" w:rsidP="00A042C2">
            <w:pPr>
              <w:spacing w:after="0" w:line="300" w:lineRule="auto"/>
              <w:jc w:val="center"/>
              <w:rPr>
                <w:rFonts w:ascii="Times New Roman" w:hAnsi="Times New Roman"/>
                <w:b/>
                <w:bCs/>
                <w:sz w:val="24"/>
                <w:szCs w:val="24"/>
              </w:rPr>
            </w:pPr>
            <w:r w:rsidRPr="00A042C2">
              <w:rPr>
                <w:rFonts w:ascii="Times New Roman" w:hAnsi="Times New Roman"/>
                <w:b/>
                <w:bCs/>
                <w:sz w:val="24"/>
                <w:szCs w:val="24"/>
              </w:rPr>
              <w:t>&gt; 2</w:t>
            </w:r>
          </w:p>
        </w:tc>
        <w:tc>
          <w:tcPr>
            <w:tcW w:w="7409" w:type="dxa"/>
            <w:gridSpan w:val="4"/>
          </w:tcPr>
          <w:p w14:paraId="42D0D230" w14:textId="77777777" w:rsidR="009D0F5F" w:rsidRPr="00A042C2" w:rsidRDefault="009D0F5F" w:rsidP="00A042C2">
            <w:pPr>
              <w:spacing w:after="0" w:line="300" w:lineRule="auto"/>
              <w:jc w:val="center"/>
              <w:rPr>
                <w:rFonts w:ascii="Times New Roman" w:hAnsi="Times New Roman"/>
                <w:sz w:val="24"/>
                <w:szCs w:val="24"/>
              </w:rPr>
            </w:pPr>
            <w:r w:rsidRPr="00A042C2">
              <w:rPr>
                <w:rFonts w:ascii="Times New Roman" w:hAnsi="Times New Roman"/>
                <w:sz w:val="24"/>
                <w:szCs w:val="24"/>
              </w:rPr>
              <w:t>0 điểm, học lại</w:t>
            </w:r>
          </w:p>
        </w:tc>
      </w:tr>
    </w:tbl>
    <w:p w14:paraId="3754353F" w14:textId="5ECF95CE"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Ghi chú: 10+</w:t>
      </w:r>
      <w:r w:rsidR="009C714B" w:rsidRPr="00A042C2">
        <w:rPr>
          <w:rFonts w:ascii="Times New Roman" w:hAnsi="Times New Roman"/>
          <w:sz w:val="24"/>
          <w:szCs w:val="24"/>
        </w:rPr>
        <w:t xml:space="preserve"> </w:t>
      </w:r>
      <w:r w:rsidRPr="00A042C2">
        <w:rPr>
          <w:rFonts w:ascii="Times New Roman" w:hAnsi="Times New Roman"/>
          <w:sz w:val="24"/>
          <w:szCs w:val="24"/>
        </w:rPr>
        <w:t>: có thể xem xét để cộng điểm vào điểm đánh giá 40%</w:t>
      </w:r>
      <w:r w:rsidR="00B81962" w:rsidRPr="00A042C2">
        <w:rPr>
          <w:rFonts w:ascii="Times New Roman" w:hAnsi="Times New Roman"/>
          <w:sz w:val="24"/>
          <w:szCs w:val="24"/>
        </w:rPr>
        <w:t xml:space="preserve"> khi điểm chuyên cần là 10</w:t>
      </w:r>
      <w:r w:rsidR="00F855F8" w:rsidRPr="00A042C2">
        <w:rPr>
          <w:rFonts w:ascii="Times New Roman" w:hAnsi="Times New Roman"/>
          <w:sz w:val="24"/>
          <w:szCs w:val="24"/>
        </w:rPr>
        <w:t>.</w:t>
      </w:r>
    </w:p>
    <w:p w14:paraId="348B7AA5" w14:textId="5CB2E4EA"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A042C2" w14:paraId="34815188" w14:textId="77777777" w:rsidTr="00E025B7">
        <w:tc>
          <w:tcPr>
            <w:tcW w:w="2337" w:type="dxa"/>
          </w:tcPr>
          <w:p w14:paraId="65ECCDBA" w14:textId="77777777" w:rsidR="009D0F5F" w:rsidRPr="00A042C2" w:rsidRDefault="009D0F5F" w:rsidP="00A042C2">
            <w:pPr>
              <w:spacing w:after="0" w:line="300" w:lineRule="auto"/>
              <w:rPr>
                <w:rFonts w:ascii="Times New Roman" w:hAnsi="Times New Roman"/>
                <w:b/>
                <w:bCs/>
                <w:sz w:val="24"/>
                <w:szCs w:val="24"/>
              </w:rPr>
            </w:pPr>
            <w:r w:rsidRPr="00A042C2">
              <w:rPr>
                <w:rFonts w:ascii="Times New Roman" w:hAnsi="Times New Roman"/>
                <w:b/>
                <w:bCs/>
                <w:sz w:val="24"/>
                <w:szCs w:val="24"/>
              </w:rPr>
              <w:t>Rất tích cực</w:t>
            </w:r>
          </w:p>
        </w:tc>
        <w:tc>
          <w:tcPr>
            <w:tcW w:w="2337" w:type="dxa"/>
          </w:tcPr>
          <w:p w14:paraId="489D44D7" w14:textId="77777777" w:rsidR="009D0F5F" w:rsidRPr="00A042C2" w:rsidRDefault="009D0F5F" w:rsidP="00A042C2">
            <w:pPr>
              <w:spacing w:after="0" w:line="300" w:lineRule="auto"/>
              <w:rPr>
                <w:rFonts w:ascii="Times New Roman" w:hAnsi="Times New Roman"/>
                <w:b/>
                <w:bCs/>
                <w:sz w:val="24"/>
                <w:szCs w:val="24"/>
              </w:rPr>
            </w:pPr>
            <w:r w:rsidRPr="00A042C2">
              <w:rPr>
                <w:rFonts w:ascii="Times New Roman" w:hAnsi="Times New Roman"/>
                <w:b/>
                <w:bCs/>
                <w:sz w:val="24"/>
                <w:szCs w:val="24"/>
              </w:rPr>
              <w:t>Tích cực</w:t>
            </w:r>
          </w:p>
        </w:tc>
        <w:tc>
          <w:tcPr>
            <w:tcW w:w="2338" w:type="dxa"/>
          </w:tcPr>
          <w:p w14:paraId="5466D800" w14:textId="77777777" w:rsidR="009D0F5F" w:rsidRPr="00A042C2" w:rsidRDefault="009D0F5F" w:rsidP="00A042C2">
            <w:pPr>
              <w:spacing w:after="0" w:line="300" w:lineRule="auto"/>
              <w:rPr>
                <w:rFonts w:ascii="Times New Roman" w:hAnsi="Times New Roman"/>
                <w:b/>
                <w:bCs/>
                <w:sz w:val="24"/>
                <w:szCs w:val="24"/>
              </w:rPr>
            </w:pPr>
            <w:r w:rsidRPr="00A042C2">
              <w:rPr>
                <w:rFonts w:ascii="Times New Roman" w:hAnsi="Times New Roman"/>
                <w:b/>
                <w:bCs/>
                <w:sz w:val="24"/>
                <w:szCs w:val="24"/>
              </w:rPr>
              <w:t>Có tham gia</w:t>
            </w:r>
          </w:p>
        </w:tc>
        <w:tc>
          <w:tcPr>
            <w:tcW w:w="2338" w:type="dxa"/>
          </w:tcPr>
          <w:p w14:paraId="0879676C" w14:textId="77777777" w:rsidR="009D0F5F" w:rsidRPr="00A042C2" w:rsidRDefault="009D0F5F" w:rsidP="00A042C2">
            <w:pPr>
              <w:spacing w:after="0" w:line="300" w:lineRule="auto"/>
              <w:rPr>
                <w:rFonts w:ascii="Times New Roman" w:hAnsi="Times New Roman"/>
                <w:b/>
                <w:bCs/>
                <w:sz w:val="24"/>
                <w:szCs w:val="24"/>
              </w:rPr>
            </w:pPr>
            <w:r w:rsidRPr="00A042C2">
              <w:rPr>
                <w:rFonts w:ascii="Times New Roman" w:hAnsi="Times New Roman"/>
                <w:b/>
                <w:bCs/>
                <w:sz w:val="24"/>
                <w:szCs w:val="24"/>
              </w:rPr>
              <w:t>Không tham gia</w:t>
            </w:r>
          </w:p>
        </w:tc>
      </w:tr>
      <w:tr w:rsidR="009D0F5F" w:rsidRPr="00A042C2" w14:paraId="51B9B9EB" w14:textId="77777777" w:rsidTr="00E025B7">
        <w:tc>
          <w:tcPr>
            <w:tcW w:w="2337" w:type="dxa"/>
          </w:tcPr>
          <w:p w14:paraId="6021AA31" w14:textId="08234F8D"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xml:space="preserve">- </w:t>
            </w:r>
            <w:r w:rsidR="0008087F" w:rsidRPr="00A042C2">
              <w:rPr>
                <w:rFonts w:ascii="Times New Roman" w:hAnsi="Times New Roman"/>
                <w:sz w:val="24"/>
                <w:szCs w:val="24"/>
              </w:rPr>
              <w:t>Xung phong trả lời</w:t>
            </w:r>
            <w:r w:rsidR="00373103" w:rsidRPr="00A042C2">
              <w:rPr>
                <w:rFonts w:ascii="Times New Roman" w:hAnsi="Times New Roman"/>
                <w:sz w:val="24"/>
                <w:szCs w:val="24"/>
              </w:rPr>
              <w:t>, chữa bài tập</w:t>
            </w:r>
            <w:r w:rsidR="0008087F" w:rsidRPr="00A042C2">
              <w:rPr>
                <w:rFonts w:ascii="Times New Roman" w:hAnsi="Times New Roman"/>
                <w:sz w:val="24"/>
                <w:szCs w:val="24"/>
              </w:rPr>
              <w:t xml:space="preserve"> </w:t>
            </w:r>
            <w:r w:rsidRPr="00A042C2">
              <w:rPr>
                <w:rFonts w:ascii="Times New Roman" w:hAnsi="Times New Roman"/>
                <w:sz w:val="24"/>
                <w:szCs w:val="24"/>
              </w:rPr>
              <w:t>từ hai lần trở lên;</w:t>
            </w:r>
          </w:p>
          <w:p w14:paraId="068B0733"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Chủ động trình bày vấn đề và ý kiến cá nhân, thảo luận;</w:t>
            </w:r>
          </w:p>
          <w:p w14:paraId="1E9FEA80"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Đề xuất các vấn đề, chủ đề mới;</w:t>
            </w:r>
          </w:p>
          <w:p w14:paraId="77F3E219"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Hoạt động nổi bật khác.</w:t>
            </w:r>
          </w:p>
        </w:tc>
        <w:tc>
          <w:tcPr>
            <w:tcW w:w="2337" w:type="dxa"/>
          </w:tcPr>
          <w:p w14:paraId="6235E2B9"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Xung phong trả lời câu hỏi;</w:t>
            </w:r>
          </w:p>
          <w:p w14:paraId="4847C6F9"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Xung phong chữa bài tập;</w:t>
            </w:r>
          </w:p>
          <w:p w14:paraId="04A90A4A"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Đặt câu hỏi thảo luận với lớp;</w:t>
            </w:r>
          </w:p>
          <w:p w14:paraId="244EF922" w14:textId="77777777" w:rsidR="00F22B59"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Trả lời đúng câu hỏi mà các sinh viên khác chưa trả lời được</w:t>
            </w:r>
            <w:r w:rsidR="00F22B59" w:rsidRPr="00A042C2">
              <w:rPr>
                <w:rFonts w:ascii="Times New Roman" w:hAnsi="Times New Roman"/>
                <w:sz w:val="24"/>
                <w:szCs w:val="24"/>
              </w:rPr>
              <w:t>;</w:t>
            </w:r>
          </w:p>
          <w:p w14:paraId="63FC6577" w14:textId="00CC1676" w:rsidR="009D0F5F" w:rsidRPr="00A042C2" w:rsidRDefault="00F22B59" w:rsidP="00A042C2">
            <w:pPr>
              <w:spacing w:after="0" w:line="300" w:lineRule="auto"/>
              <w:rPr>
                <w:rFonts w:ascii="Times New Roman" w:hAnsi="Times New Roman"/>
                <w:sz w:val="24"/>
                <w:szCs w:val="24"/>
              </w:rPr>
            </w:pPr>
            <w:r w:rsidRPr="00A042C2">
              <w:rPr>
                <w:rFonts w:ascii="Times New Roman" w:hAnsi="Times New Roman"/>
                <w:sz w:val="24"/>
                <w:szCs w:val="24"/>
              </w:rPr>
              <w:t>- Trả lời tốt về bài tập nhóm</w:t>
            </w:r>
            <w:r w:rsidR="009D0F5F" w:rsidRPr="00A042C2">
              <w:rPr>
                <w:rFonts w:ascii="Times New Roman" w:hAnsi="Times New Roman"/>
                <w:sz w:val="24"/>
                <w:szCs w:val="24"/>
              </w:rPr>
              <w:t>.</w:t>
            </w:r>
          </w:p>
        </w:tc>
        <w:tc>
          <w:tcPr>
            <w:tcW w:w="2338" w:type="dxa"/>
          </w:tcPr>
          <w:p w14:paraId="64CD62FD"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Trả lời câu hỏi GV yêu cầu trả lời;</w:t>
            </w:r>
          </w:p>
          <w:p w14:paraId="365B7F2B"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Trình bày đáp án bài tập do GV yêu cầu làm ở nhà;</w:t>
            </w:r>
          </w:p>
          <w:p w14:paraId="4071E063" w14:textId="77777777" w:rsidR="00F22B59"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Có phát biểu ý kiến</w:t>
            </w:r>
            <w:r w:rsidR="00F22B59" w:rsidRPr="00A042C2">
              <w:rPr>
                <w:rFonts w:ascii="Times New Roman" w:hAnsi="Times New Roman"/>
                <w:sz w:val="24"/>
                <w:szCs w:val="24"/>
              </w:rPr>
              <w:t>;</w:t>
            </w:r>
          </w:p>
          <w:p w14:paraId="6F2A66BD" w14:textId="3824F004" w:rsidR="009D0F5F" w:rsidRPr="00A042C2" w:rsidRDefault="00F22B59" w:rsidP="00A042C2">
            <w:pPr>
              <w:spacing w:after="0" w:line="300" w:lineRule="auto"/>
              <w:rPr>
                <w:rFonts w:ascii="Times New Roman" w:hAnsi="Times New Roman"/>
                <w:sz w:val="24"/>
                <w:szCs w:val="24"/>
              </w:rPr>
            </w:pPr>
            <w:r w:rsidRPr="00A042C2">
              <w:rPr>
                <w:rFonts w:ascii="Times New Roman" w:hAnsi="Times New Roman"/>
                <w:sz w:val="24"/>
                <w:szCs w:val="24"/>
              </w:rPr>
              <w:t>- Có trả lời về bài tập nhóm</w:t>
            </w:r>
            <w:r w:rsidR="009D0F5F" w:rsidRPr="00A042C2">
              <w:rPr>
                <w:rFonts w:ascii="Times New Roman" w:hAnsi="Times New Roman"/>
                <w:sz w:val="24"/>
                <w:szCs w:val="24"/>
              </w:rPr>
              <w:t>.</w:t>
            </w:r>
          </w:p>
        </w:tc>
        <w:tc>
          <w:tcPr>
            <w:tcW w:w="2338" w:type="dxa"/>
          </w:tcPr>
          <w:p w14:paraId="48B463DC"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Không trả lời câu hỏi;</w:t>
            </w:r>
          </w:p>
          <w:p w14:paraId="4B67CADC"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Không trình bày đáp án bài tập;</w:t>
            </w:r>
          </w:p>
          <w:p w14:paraId="67DE2EE3" w14:textId="77777777" w:rsidR="009D0F5F" w:rsidRPr="00A042C2" w:rsidRDefault="009D0F5F" w:rsidP="00A042C2">
            <w:pPr>
              <w:spacing w:after="0" w:line="300" w:lineRule="auto"/>
              <w:rPr>
                <w:rFonts w:ascii="Times New Roman" w:hAnsi="Times New Roman"/>
                <w:sz w:val="24"/>
                <w:szCs w:val="24"/>
              </w:rPr>
            </w:pPr>
            <w:r w:rsidRPr="00A042C2">
              <w:rPr>
                <w:rFonts w:ascii="Times New Roman" w:hAnsi="Times New Roman"/>
                <w:sz w:val="24"/>
                <w:szCs w:val="24"/>
              </w:rPr>
              <w:t>- Không tham gia tương tác.</w:t>
            </w:r>
          </w:p>
        </w:tc>
      </w:tr>
    </w:tbl>
    <w:p w14:paraId="69736356" w14:textId="7EAB1CA9" w:rsidR="00015E6C" w:rsidRPr="00A042C2" w:rsidRDefault="00C607C4" w:rsidP="00A042C2">
      <w:p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 xml:space="preserve">CLO của </w:t>
      </w:r>
      <w:r w:rsidR="007D2706" w:rsidRPr="00A042C2">
        <w:rPr>
          <w:rFonts w:ascii="Times New Roman" w:hAnsi="Times New Roman"/>
          <w:sz w:val="24"/>
          <w:szCs w:val="24"/>
          <w:lang w:eastAsia="x-none"/>
        </w:rPr>
        <w:t xml:space="preserve">đánh giá </w:t>
      </w:r>
      <w:r w:rsidR="00577164" w:rsidRPr="00A042C2">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rsidRPr="00A042C2" w14:paraId="250200E8" w14:textId="77777777" w:rsidTr="004A2742">
        <w:tc>
          <w:tcPr>
            <w:tcW w:w="7334" w:type="dxa"/>
            <w:vMerge w:val="restart"/>
          </w:tcPr>
          <w:p w14:paraId="1F13A7EE" w14:textId="77777777" w:rsidR="00CE1DCC" w:rsidRPr="00A042C2" w:rsidRDefault="00CE1DCC" w:rsidP="00A042C2">
            <w:pPr>
              <w:spacing w:after="0" w:line="300" w:lineRule="auto"/>
              <w:rPr>
                <w:rFonts w:ascii="Times New Roman" w:hAnsi="Times New Roman"/>
                <w:b/>
                <w:bCs/>
                <w:sz w:val="24"/>
                <w:szCs w:val="24"/>
                <w:lang w:eastAsia="x-none"/>
              </w:rPr>
            </w:pPr>
          </w:p>
          <w:p w14:paraId="44047340" w14:textId="431B48F9" w:rsidR="00A378D4" w:rsidRPr="00A042C2" w:rsidRDefault="004A2742" w:rsidP="00A042C2">
            <w:pPr>
              <w:spacing w:after="0" w:line="300" w:lineRule="auto"/>
              <w:rPr>
                <w:rFonts w:ascii="Times New Roman" w:hAnsi="Times New Roman"/>
                <w:b/>
                <w:bCs/>
                <w:sz w:val="24"/>
                <w:szCs w:val="24"/>
                <w:lang w:eastAsia="x-none"/>
              </w:rPr>
            </w:pPr>
            <w:r w:rsidRPr="00A042C2">
              <w:rPr>
                <w:rFonts w:ascii="Times New Roman" w:hAnsi="Times New Roman"/>
                <w:b/>
                <w:bCs/>
                <w:sz w:val="24"/>
                <w:szCs w:val="24"/>
                <w:lang w:eastAsia="x-none"/>
              </w:rPr>
              <w:t xml:space="preserve">Cách thức </w:t>
            </w:r>
            <w:r w:rsidR="00A378D4" w:rsidRPr="00A042C2">
              <w:rPr>
                <w:rFonts w:ascii="Times New Roman" w:hAnsi="Times New Roman"/>
                <w:b/>
                <w:bCs/>
                <w:sz w:val="24"/>
                <w:szCs w:val="24"/>
                <w:lang w:eastAsia="x-none"/>
              </w:rPr>
              <w:t>đánh giá</w:t>
            </w:r>
          </w:p>
        </w:tc>
        <w:tc>
          <w:tcPr>
            <w:tcW w:w="2155" w:type="dxa"/>
            <w:gridSpan w:val="3"/>
          </w:tcPr>
          <w:p w14:paraId="0FD978F5" w14:textId="7B78F696" w:rsidR="00A378D4" w:rsidRPr="00A042C2" w:rsidRDefault="00A378D4" w:rsidP="00A042C2">
            <w:pPr>
              <w:spacing w:after="0" w:line="300" w:lineRule="auto"/>
              <w:jc w:val="center"/>
              <w:rPr>
                <w:rFonts w:ascii="Times New Roman" w:hAnsi="Times New Roman"/>
                <w:b/>
                <w:bCs/>
                <w:sz w:val="24"/>
                <w:szCs w:val="24"/>
                <w:lang w:eastAsia="x-none"/>
              </w:rPr>
            </w:pPr>
            <w:r w:rsidRPr="00A042C2">
              <w:rPr>
                <w:rFonts w:ascii="Times New Roman" w:hAnsi="Times New Roman"/>
                <w:b/>
                <w:bCs/>
                <w:sz w:val="24"/>
                <w:szCs w:val="24"/>
                <w:lang w:eastAsia="x-none"/>
              </w:rPr>
              <w:t>CLO</w:t>
            </w:r>
          </w:p>
        </w:tc>
      </w:tr>
      <w:tr w:rsidR="00A378D4" w:rsidRPr="00A042C2" w14:paraId="2CD252F4" w14:textId="77777777" w:rsidTr="004A2742">
        <w:tc>
          <w:tcPr>
            <w:tcW w:w="7334" w:type="dxa"/>
            <w:vMerge/>
          </w:tcPr>
          <w:p w14:paraId="34555E69" w14:textId="77777777" w:rsidR="00A378D4" w:rsidRPr="00A042C2" w:rsidRDefault="00A378D4" w:rsidP="00A042C2">
            <w:pPr>
              <w:spacing w:after="0" w:line="300" w:lineRule="auto"/>
              <w:rPr>
                <w:rFonts w:ascii="Times New Roman" w:hAnsi="Times New Roman"/>
                <w:b/>
                <w:bCs/>
                <w:sz w:val="24"/>
                <w:szCs w:val="24"/>
                <w:lang w:eastAsia="x-none"/>
              </w:rPr>
            </w:pPr>
          </w:p>
        </w:tc>
        <w:tc>
          <w:tcPr>
            <w:tcW w:w="741" w:type="dxa"/>
          </w:tcPr>
          <w:p w14:paraId="4A13C02E" w14:textId="3656B9D5" w:rsidR="00A378D4" w:rsidRPr="00A042C2" w:rsidRDefault="00A378D4" w:rsidP="00A042C2">
            <w:pPr>
              <w:spacing w:after="0" w:line="300" w:lineRule="auto"/>
              <w:jc w:val="center"/>
              <w:rPr>
                <w:rFonts w:ascii="Times New Roman" w:hAnsi="Times New Roman"/>
                <w:sz w:val="24"/>
                <w:szCs w:val="24"/>
                <w:lang w:eastAsia="x-none"/>
              </w:rPr>
            </w:pPr>
            <w:r w:rsidRPr="00A042C2">
              <w:rPr>
                <w:rFonts w:ascii="Times New Roman" w:hAnsi="Times New Roman"/>
                <w:sz w:val="24"/>
                <w:szCs w:val="24"/>
                <w:lang w:eastAsia="x-none"/>
              </w:rPr>
              <w:t>4.1</w:t>
            </w:r>
          </w:p>
        </w:tc>
        <w:tc>
          <w:tcPr>
            <w:tcW w:w="709" w:type="dxa"/>
          </w:tcPr>
          <w:p w14:paraId="72C07CF9" w14:textId="1E3210D7" w:rsidR="00A378D4" w:rsidRPr="00A042C2" w:rsidRDefault="00A378D4" w:rsidP="00A042C2">
            <w:pPr>
              <w:spacing w:after="0" w:line="300" w:lineRule="auto"/>
              <w:jc w:val="center"/>
              <w:rPr>
                <w:rFonts w:ascii="Times New Roman" w:hAnsi="Times New Roman"/>
                <w:sz w:val="24"/>
                <w:szCs w:val="24"/>
                <w:lang w:eastAsia="x-none"/>
              </w:rPr>
            </w:pPr>
            <w:r w:rsidRPr="00A042C2">
              <w:rPr>
                <w:rFonts w:ascii="Times New Roman" w:hAnsi="Times New Roman"/>
                <w:sz w:val="24"/>
                <w:szCs w:val="24"/>
                <w:lang w:eastAsia="x-none"/>
              </w:rPr>
              <w:t>4.2</w:t>
            </w:r>
          </w:p>
        </w:tc>
        <w:tc>
          <w:tcPr>
            <w:tcW w:w="705" w:type="dxa"/>
          </w:tcPr>
          <w:p w14:paraId="5D875B9C" w14:textId="1C53E783" w:rsidR="00A378D4" w:rsidRPr="00A042C2" w:rsidRDefault="00A378D4" w:rsidP="00A042C2">
            <w:pPr>
              <w:spacing w:after="0" w:line="300" w:lineRule="auto"/>
              <w:jc w:val="center"/>
              <w:rPr>
                <w:rFonts w:ascii="Times New Roman" w:hAnsi="Times New Roman"/>
                <w:sz w:val="24"/>
                <w:szCs w:val="24"/>
                <w:lang w:eastAsia="x-none"/>
              </w:rPr>
            </w:pPr>
            <w:r w:rsidRPr="00A042C2">
              <w:rPr>
                <w:rFonts w:ascii="Times New Roman" w:hAnsi="Times New Roman"/>
                <w:sz w:val="24"/>
                <w:szCs w:val="24"/>
                <w:lang w:eastAsia="x-none"/>
              </w:rPr>
              <w:t>4.3</w:t>
            </w:r>
          </w:p>
        </w:tc>
      </w:tr>
      <w:tr w:rsidR="00015E6C" w:rsidRPr="00A042C2" w14:paraId="266AE53D" w14:textId="77777777" w:rsidTr="004A2742">
        <w:tc>
          <w:tcPr>
            <w:tcW w:w="7334" w:type="dxa"/>
          </w:tcPr>
          <w:p w14:paraId="1BC527F8" w14:textId="325AA4FD" w:rsidR="00015E6C" w:rsidRPr="00A042C2" w:rsidRDefault="00A378D4" w:rsidP="00A042C2">
            <w:p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Điểm danh</w:t>
            </w:r>
          </w:p>
        </w:tc>
        <w:tc>
          <w:tcPr>
            <w:tcW w:w="741" w:type="dxa"/>
          </w:tcPr>
          <w:p w14:paraId="759B19F3" w14:textId="1A840382" w:rsidR="00015E6C" w:rsidRPr="00A042C2" w:rsidRDefault="004663DB" w:rsidP="00A042C2">
            <w:pPr>
              <w:spacing w:after="0" w:line="300" w:lineRule="auto"/>
              <w:jc w:val="center"/>
              <w:rPr>
                <w:rFonts w:ascii="Times New Roman" w:hAnsi="Times New Roman"/>
                <w:b/>
                <w:bCs/>
                <w:sz w:val="24"/>
                <w:szCs w:val="24"/>
                <w:lang w:eastAsia="x-none"/>
              </w:rPr>
            </w:pPr>
            <w:r w:rsidRPr="00A042C2">
              <w:rPr>
                <w:rFonts w:ascii="Times New Roman" w:hAnsi="Times New Roman"/>
                <w:b/>
                <w:bCs/>
                <w:sz w:val="24"/>
                <w:szCs w:val="24"/>
                <w:lang w:eastAsia="x-none"/>
              </w:rPr>
              <w:sym w:font="Symbol" w:char="F0B4"/>
            </w:r>
          </w:p>
        </w:tc>
        <w:tc>
          <w:tcPr>
            <w:tcW w:w="709" w:type="dxa"/>
          </w:tcPr>
          <w:p w14:paraId="5A3F7CB5" w14:textId="77777777" w:rsidR="00015E6C" w:rsidRPr="00A042C2" w:rsidRDefault="00015E6C" w:rsidP="00A042C2">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A042C2" w:rsidRDefault="00015E6C" w:rsidP="00A042C2">
            <w:pPr>
              <w:spacing w:after="0" w:line="300" w:lineRule="auto"/>
              <w:jc w:val="center"/>
              <w:rPr>
                <w:rFonts w:ascii="Times New Roman" w:hAnsi="Times New Roman"/>
                <w:sz w:val="24"/>
                <w:szCs w:val="24"/>
                <w:lang w:eastAsia="x-none"/>
              </w:rPr>
            </w:pPr>
          </w:p>
        </w:tc>
      </w:tr>
      <w:tr w:rsidR="00581E19" w:rsidRPr="00A042C2" w14:paraId="61AF013B" w14:textId="77777777" w:rsidTr="004A2742">
        <w:tc>
          <w:tcPr>
            <w:tcW w:w="7334" w:type="dxa"/>
          </w:tcPr>
          <w:p w14:paraId="24B9A88D" w14:textId="39D30AB3" w:rsidR="00581E19" w:rsidRPr="00A042C2" w:rsidRDefault="00302E20" w:rsidP="00A042C2">
            <w:p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Trả lời câu hỏi, bài tập</w:t>
            </w:r>
          </w:p>
        </w:tc>
        <w:tc>
          <w:tcPr>
            <w:tcW w:w="741" w:type="dxa"/>
          </w:tcPr>
          <w:p w14:paraId="0183E984" w14:textId="704E3D1B" w:rsidR="00581E19" w:rsidRPr="00A042C2" w:rsidRDefault="00302E20" w:rsidP="00A042C2">
            <w:pPr>
              <w:spacing w:after="0" w:line="300" w:lineRule="auto"/>
              <w:jc w:val="center"/>
              <w:rPr>
                <w:rFonts w:ascii="Times New Roman" w:hAnsi="Times New Roman"/>
                <w:b/>
                <w:bCs/>
                <w:sz w:val="24"/>
                <w:szCs w:val="24"/>
                <w:lang w:eastAsia="x-none"/>
              </w:rPr>
            </w:pPr>
            <w:r w:rsidRPr="00A042C2">
              <w:rPr>
                <w:rFonts w:ascii="Times New Roman" w:hAnsi="Times New Roman"/>
                <w:b/>
                <w:bCs/>
                <w:sz w:val="24"/>
                <w:szCs w:val="24"/>
                <w:lang w:eastAsia="x-none"/>
              </w:rPr>
              <w:sym w:font="Symbol" w:char="F0B4"/>
            </w:r>
          </w:p>
        </w:tc>
        <w:tc>
          <w:tcPr>
            <w:tcW w:w="709" w:type="dxa"/>
          </w:tcPr>
          <w:p w14:paraId="3CA21A96" w14:textId="67885871" w:rsidR="00581E19" w:rsidRPr="00A042C2" w:rsidRDefault="007E59F9" w:rsidP="00A042C2">
            <w:pPr>
              <w:spacing w:after="0" w:line="300" w:lineRule="auto"/>
              <w:jc w:val="center"/>
              <w:rPr>
                <w:rFonts w:ascii="Times New Roman" w:hAnsi="Times New Roman"/>
                <w:sz w:val="24"/>
                <w:szCs w:val="24"/>
                <w:lang w:eastAsia="x-none"/>
              </w:rPr>
            </w:pPr>
            <w:r w:rsidRPr="00A042C2">
              <w:rPr>
                <w:rFonts w:ascii="Times New Roman" w:hAnsi="Times New Roman"/>
                <w:b/>
                <w:bCs/>
                <w:sz w:val="24"/>
                <w:szCs w:val="24"/>
                <w:lang w:eastAsia="x-none"/>
              </w:rPr>
              <w:sym w:font="Symbol" w:char="F0B4"/>
            </w:r>
          </w:p>
        </w:tc>
        <w:tc>
          <w:tcPr>
            <w:tcW w:w="705" w:type="dxa"/>
          </w:tcPr>
          <w:p w14:paraId="31E2B7B9" w14:textId="74B5D45E" w:rsidR="00581E19" w:rsidRPr="00A042C2" w:rsidRDefault="007E59F9" w:rsidP="00A042C2">
            <w:pPr>
              <w:spacing w:after="0" w:line="300" w:lineRule="auto"/>
              <w:jc w:val="center"/>
              <w:rPr>
                <w:rFonts w:ascii="Times New Roman" w:hAnsi="Times New Roman"/>
                <w:sz w:val="24"/>
                <w:szCs w:val="24"/>
                <w:lang w:eastAsia="x-none"/>
              </w:rPr>
            </w:pPr>
            <w:r w:rsidRPr="00A042C2">
              <w:rPr>
                <w:rFonts w:ascii="Times New Roman" w:hAnsi="Times New Roman"/>
                <w:b/>
                <w:bCs/>
                <w:sz w:val="24"/>
                <w:szCs w:val="24"/>
                <w:lang w:eastAsia="x-none"/>
              </w:rPr>
              <w:sym w:font="Symbol" w:char="F0B4"/>
            </w:r>
          </w:p>
        </w:tc>
      </w:tr>
      <w:tr w:rsidR="00302E20" w:rsidRPr="00A042C2" w14:paraId="0C40E700" w14:textId="77777777" w:rsidTr="004A2742">
        <w:tc>
          <w:tcPr>
            <w:tcW w:w="7334" w:type="dxa"/>
          </w:tcPr>
          <w:p w14:paraId="0C21B614" w14:textId="77777777" w:rsidR="00302E20" w:rsidRPr="00A042C2" w:rsidRDefault="00302E20" w:rsidP="00A042C2">
            <w:p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Đăng kí nhóm đúng thời hạn</w:t>
            </w:r>
          </w:p>
        </w:tc>
        <w:tc>
          <w:tcPr>
            <w:tcW w:w="741" w:type="dxa"/>
          </w:tcPr>
          <w:p w14:paraId="0452CDAC" w14:textId="77777777" w:rsidR="00302E20" w:rsidRPr="00A042C2" w:rsidRDefault="00302E20" w:rsidP="00A042C2">
            <w:pPr>
              <w:spacing w:after="0" w:line="300" w:lineRule="auto"/>
              <w:jc w:val="center"/>
              <w:rPr>
                <w:rFonts w:ascii="Times New Roman" w:hAnsi="Times New Roman"/>
                <w:sz w:val="24"/>
                <w:szCs w:val="24"/>
                <w:lang w:eastAsia="x-none"/>
              </w:rPr>
            </w:pPr>
            <w:r w:rsidRPr="00A042C2">
              <w:rPr>
                <w:rFonts w:ascii="Times New Roman" w:hAnsi="Times New Roman"/>
                <w:b/>
                <w:bCs/>
                <w:sz w:val="24"/>
                <w:szCs w:val="24"/>
                <w:lang w:eastAsia="x-none"/>
              </w:rPr>
              <w:sym w:font="Symbol" w:char="F0B4"/>
            </w:r>
          </w:p>
        </w:tc>
        <w:tc>
          <w:tcPr>
            <w:tcW w:w="709" w:type="dxa"/>
          </w:tcPr>
          <w:p w14:paraId="77A8FFFF" w14:textId="77777777" w:rsidR="00302E20" w:rsidRPr="00A042C2" w:rsidRDefault="00302E20" w:rsidP="00A042C2">
            <w:pPr>
              <w:spacing w:after="0" w:line="300" w:lineRule="auto"/>
              <w:jc w:val="center"/>
              <w:rPr>
                <w:rFonts w:ascii="Times New Roman" w:hAnsi="Times New Roman"/>
                <w:sz w:val="24"/>
                <w:szCs w:val="24"/>
                <w:lang w:eastAsia="x-none"/>
              </w:rPr>
            </w:pPr>
          </w:p>
        </w:tc>
        <w:tc>
          <w:tcPr>
            <w:tcW w:w="705" w:type="dxa"/>
          </w:tcPr>
          <w:p w14:paraId="2971C28A" w14:textId="77777777" w:rsidR="00302E20" w:rsidRPr="00A042C2" w:rsidRDefault="00302E20" w:rsidP="00A042C2">
            <w:pPr>
              <w:spacing w:after="0" w:line="300" w:lineRule="auto"/>
              <w:jc w:val="center"/>
              <w:rPr>
                <w:rFonts w:ascii="Times New Roman" w:hAnsi="Times New Roman"/>
                <w:sz w:val="24"/>
                <w:szCs w:val="24"/>
                <w:lang w:eastAsia="x-none"/>
              </w:rPr>
            </w:pPr>
          </w:p>
        </w:tc>
      </w:tr>
      <w:tr w:rsidR="00015E6C" w:rsidRPr="00A042C2" w14:paraId="7C69FFE4" w14:textId="77777777" w:rsidTr="004A2742">
        <w:tc>
          <w:tcPr>
            <w:tcW w:w="7334" w:type="dxa"/>
          </w:tcPr>
          <w:p w14:paraId="0AFEF31D" w14:textId="160DC3BB" w:rsidR="00015E6C" w:rsidRPr="00A042C2" w:rsidRDefault="00773A8E" w:rsidP="00A042C2">
            <w:p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Trả lời</w:t>
            </w:r>
            <w:r w:rsidR="00581E19" w:rsidRPr="00A042C2">
              <w:rPr>
                <w:rFonts w:ascii="Times New Roman" w:hAnsi="Times New Roman"/>
                <w:sz w:val="24"/>
                <w:szCs w:val="24"/>
                <w:lang w:eastAsia="x-none"/>
              </w:rPr>
              <w:t xml:space="preserve"> về chủ đề của nhóm</w:t>
            </w:r>
            <w:r w:rsidRPr="00A042C2">
              <w:rPr>
                <w:rFonts w:ascii="Times New Roman" w:hAnsi="Times New Roman"/>
                <w:sz w:val="24"/>
                <w:szCs w:val="24"/>
                <w:lang w:eastAsia="x-none"/>
              </w:rPr>
              <w:t>, thảo luận chủ đề nhóm khác</w:t>
            </w:r>
          </w:p>
        </w:tc>
        <w:tc>
          <w:tcPr>
            <w:tcW w:w="741" w:type="dxa"/>
          </w:tcPr>
          <w:p w14:paraId="71C15209" w14:textId="77777777" w:rsidR="00015E6C" w:rsidRPr="00A042C2" w:rsidRDefault="00015E6C" w:rsidP="00A042C2">
            <w:pPr>
              <w:spacing w:after="0" w:line="300" w:lineRule="auto"/>
              <w:jc w:val="center"/>
              <w:rPr>
                <w:rFonts w:ascii="Times New Roman" w:hAnsi="Times New Roman"/>
                <w:sz w:val="24"/>
                <w:szCs w:val="24"/>
                <w:lang w:eastAsia="x-none"/>
              </w:rPr>
            </w:pPr>
          </w:p>
        </w:tc>
        <w:tc>
          <w:tcPr>
            <w:tcW w:w="709" w:type="dxa"/>
          </w:tcPr>
          <w:p w14:paraId="20750D72" w14:textId="5275D31F" w:rsidR="00015E6C" w:rsidRPr="00A042C2" w:rsidRDefault="00581E19" w:rsidP="00A042C2">
            <w:pPr>
              <w:spacing w:after="0" w:line="300" w:lineRule="auto"/>
              <w:jc w:val="center"/>
              <w:rPr>
                <w:rFonts w:ascii="Times New Roman" w:hAnsi="Times New Roman"/>
                <w:sz w:val="24"/>
                <w:szCs w:val="24"/>
                <w:lang w:eastAsia="x-none"/>
              </w:rPr>
            </w:pPr>
            <w:r w:rsidRPr="00A042C2">
              <w:rPr>
                <w:rFonts w:ascii="Times New Roman" w:hAnsi="Times New Roman"/>
                <w:b/>
                <w:bCs/>
                <w:sz w:val="24"/>
                <w:szCs w:val="24"/>
                <w:lang w:eastAsia="x-none"/>
              </w:rPr>
              <w:sym w:font="Symbol" w:char="F0B4"/>
            </w:r>
          </w:p>
        </w:tc>
        <w:tc>
          <w:tcPr>
            <w:tcW w:w="705" w:type="dxa"/>
          </w:tcPr>
          <w:p w14:paraId="459190BA" w14:textId="77777777" w:rsidR="00015E6C" w:rsidRPr="00A042C2" w:rsidRDefault="00015E6C" w:rsidP="00A042C2">
            <w:pPr>
              <w:spacing w:after="0" w:line="300" w:lineRule="auto"/>
              <w:jc w:val="center"/>
              <w:rPr>
                <w:rFonts w:ascii="Times New Roman" w:hAnsi="Times New Roman"/>
                <w:sz w:val="24"/>
                <w:szCs w:val="24"/>
                <w:lang w:eastAsia="x-none"/>
              </w:rPr>
            </w:pPr>
          </w:p>
        </w:tc>
      </w:tr>
      <w:tr w:rsidR="00015E6C" w:rsidRPr="00A042C2" w14:paraId="115EE64D" w14:textId="77777777" w:rsidTr="004A2742">
        <w:tc>
          <w:tcPr>
            <w:tcW w:w="7334" w:type="dxa"/>
          </w:tcPr>
          <w:p w14:paraId="098AC33F" w14:textId="2E070AB5" w:rsidR="00015E6C" w:rsidRPr="00A042C2" w:rsidRDefault="00581E19" w:rsidP="00A042C2">
            <w:p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Trả lời về dữ liệu của nhóm</w:t>
            </w:r>
            <w:r w:rsidR="00773A8E" w:rsidRPr="00A042C2">
              <w:rPr>
                <w:rFonts w:ascii="Times New Roman" w:hAnsi="Times New Roman"/>
                <w:sz w:val="24"/>
                <w:szCs w:val="24"/>
                <w:lang w:eastAsia="x-none"/>
              </w:rPr>
              <w:t>, thảo luận dữ liệu nhóm khác</w:t>
            </w:r>
          </w:p>
        </w:tc>
        <w:tc>
          <w:tcPr>
            <w:tcW w:w="741" w:type="dxa"/>
          </w:tcPr>
          <w:p w14:paraId="2B70ED47" w14:textId="77777777" w:rsidR="00015E6C" w:rsidRPr="00A042C2" w:rsidRDefault="00015E6C" w:rsidP="00A042C2">
            <w:pPr>
              <w:spacing w:after="0" w:line="300" w:lineRule="auto"/>
              <w:jc w:val="center"/>
              <w:rPr>
                <w:rFonts w:ascii="Times New Roman" w:hAnsi="Times New Roman"/>
                <w:sz w:val="24"/>
                <w:szCs w:val="24"/>
                <w:lang w:eastAsia="x-none"/>
              </w:rPr>
            </w:pPr>
          </w:p>
        </w:tc>
        <w:tc>
          <w:tcPr>
            <w:tcW w:w="709" w:type="dxa"/>
          </w:tcPr>
          <w:p w14:paraId="264B88C6" w14:textId="4506E251" w:rsidR="00015E6C" w:rsidRPr="00A042C2" w:rsidRDefault="00581E19" w:rsidP="00A042C2">
            <w:pPr>
              <w:spacing w:after="0" w:line="300" w:lineRule="auto"/>
              <w:jc w:val="center"/>
              <w:rPr>
                <w:rFonts w:ascii="Times New Roman" w:hAnsi="Times New Roman"/>
                <w:sz w:val="24"/>
                <w:szCs w:val="24"/>
                <w:lang w:eastAsia="x-none"/>
              </w:rPr>
            </w:pPr>
            <w:r w:rsidRPr="00A042C2">
              <w:rPr>
                <w:rFonts w:ascii="Times New Roman" w:hAnsi="Times New Roman"/>
                <w:b/>
                <w:bCs/>
                <w:sz w:val="24"/>
                <w:szCs w:val="24"/>
                <w:lang w:eastAsia="x-none"/>
              </w:rPr>
              <w:sym w:font="Symbol" w:char="F0B4"/>
            </w:r>
          </w:p>
        </w:tc>
        <w:tc>
          <w:tcPr>
            <w:tcW w:w="705" w:type="dxa"/>
          </w:tcPr>
          <w:p w14:paraId="3ACACE73" w14:textId="77777777" w:rsidR="00015E6C" w:rsidRPr="00A042C2" w:rsidRDefault="00015E6C" w:rsidP="00A042C2">
            <w:pPr>
              <w:spacing w:after="0" w:line="300" w:lineRule="auto"/>
              <w:jc w:val="center"/>
              <w:rPr>
                <w:rFonts w:ascii="Times New Roman" w:hAnsi="Times New Roman"/>
                <w:sz w:val="24"/>
                <w:szCs w:val="24"/>
                <w:lang w:eastAsia="x-none"/>
              </w:rPr>
            </w:pPr>
          </w:p>
        </w:tc>
      </w:tr>
      <w:tr w:rsidR="00581E19" w:rsidRPr="00A042C2" w14:paraId="2CA1BB3E" w14:textId="77777777" w:rsidTr="004A2742">
        <w:tc>
          <w:tcPr>
            <w:tcW w:w="7334" w:type="dxa"/>
          </w:tcPr>
          <w:p w14:paraId="1696151E" w14:textId="47582FC4" w:rsidR="00581E19" w:rsidRPr="00A042C2" w:rsidRDefault="00581E19" w:rsidP="00A042C2">
            <w:p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Trả lời về kết quả ước lượng của nhóm</w:t>
            </w:r>
            <w:r w:rsidR="00773A8E" w:rsidRPr="00A042C2">
              <w:rPr>
                <w:rFonts w:ascii="Times New Roman" w:hAnsi="Times New Roman"/>
                <w:sz w:val="24"/>
                <w:szCs w:val="24"/>
                <w:lang w:eastAsia="x-none"/>
              </w:rPr>
              <w:t>, thảo luận kết quả nhóm khác</w:t>
            </w:r>
          </w:p>
        </w:tc>
        <w:tc>
          <w:tcPr>
            <w:tcW w:w="741" w:type="dxa"/>
          </w:tcPr>
          <w:p w14:paraId="16B4CD02" w14:textId="77777777" w:rsidR="00581E19" w:rsidRPr="00A042C2" w:rsidRDefault="00581E19" w:rsidP="00A042C2">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A042C2" w:rsidRDefault="00581E19" w:rsidP="00A042C2">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Pr="00A042C2" w:rsidRDefault="00581E19" w:rsidP="00A042C2">
            <w:pPr>
              <w:spacing w:after="0" w:line="300" w:lineRule="auto"/>
              <w:jc w:val="center"/>
              <w:rPr>
                <w:rFonts w:ascii="Times New Roman" w:hAnsi="Times New Roman"/>
                <w:sz w:val="24"/>
                <w:szCs w:val="24"/>
                <w:lang w:eastAsia="x-none"/>
              </w:rPr>
            </w:pPr>
            <w:r w:rsidRPr="00A042C2">
              <w:rPr>
                <w:rFonts w:ascii="Times New Roman" w:hAnsi="Times New Roman"/>
                <w:b/>
                <w:bCs/>
                <w:sz w:val="24"/>
                <w:szCs w:val="24"/>
                <w:lang w:eastAsia="x-none"/>
              </w:rPr>
              <w:sym w:font="Symbol" w:char="F0B4"/>
            </w:r>
          </w:p>
        </w:tc>
      </w:tr>
    </w:tbl>
    <w:p w14:paraId="33BE5C62" w14:textId="77777777" w:rsidR="00ED571B" w:rsidRPr="00A042C2" w:rsidRDefault="00ED571B" w:rsidP="00A042C2">
      <w:pPr>
        <w:spacing w:after="0" w:line="300" w:lineRule="auto"/>
        <w:rPr>
          <w:rFonts w:ascii="Times New Roman" w:hAnsi="Times New Roman"/>
          <w:sz w:val="24"/>
          <w:szCs w:val="24"/>
          <w:lang w:eastAsia="x-none"/>
        </w:rPr>
      </w:pPr>
    </w:p>
    <w:p w14:paraId="0B9662F9" w14:textId="36EEF0FB" w:rsidR="00FB17E8" w:rsidRPr="00A042C2" w:rsidRDefault="007B1540" w:rsidP="00A042C2">
      <w:pPr>
        <w:spacing w:after="0" w:line="300" w:lineRule="auto"/>
        <w:jc w:val="center"/>
        <w:rPr>
          <w:rFonts w:ascii="Times New Roman" w:hAnsi="Times New Roman"/>
          <w:b/>
          <w:bCs/>
          <w:sz w:val="24"/>
          <w:szCs w:val="24"/>
          <w:lang w:eastAsia="x-none"/>
        </w:rPr>
      </w:pPr>
      <w:r w:rsidRPr="00A042C2">
        <w:rPr>
          <w:rFonts w:ascii="Times New Roman" w:hAnsi="Times New Roman"/>
          <w:b/>
          <w:bCs/>
          <w:sz w:val="24"/>
          <w:szCs w:val="24"/>
          <w:lang w:eastAsia="x-none"/>
        </w:rPr>
        <w:t>Rubrics 2. Đánh giá bài tập lớn</w:t>
      </w:r>
    </w:p>
    <w:p w14:paraId="359FC921" w14:textId="3F69B31F" w:rsidR="00D2120A" w:rsidRPr="00A042C2" w:rsidRDefault="005D011B"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Trọng số: 20% (</w:t>
      </w:r>
      <w:r w:rsidR="008E4474" w:rsidRPr="00A042C2">
        <w:rPr>
          <w:rFonts w:ascii="Times New Roman" w:hAnsi="Times New Roman"/>
          <w:sz w:val="24"/>
          <w:szCs w:val="24"/>
          <w:lang w:eastAsia="x-none"/>
        </w:rPr>
        <w:t>t</w:t>
      </w:r>
      <w:r w:rsidR="00D2120A" w:rsidRPr="00A042C2">
        <w:rPr>
          <w:rFonts w:ascii="Times New Roman" w:hAnsi="Times New Roman"/>
          <w:sz w:val="24"/>
          <w:szCs w:val="24"/>
          <w:lang w:eastAsia="x-none"/>
        </w:rPr>
        <w:t>hành phần</w:t>
      </w:r>
      <w:r w:rsidR="008E4474" w:rsidRPr="00A042C2">
        <w:rPr>
          <w:rFonts w:ascii="Times New Roman" w:hAnsi="Times New Roman"/>
          <w:sz w:val="24"/>
          <w:szCs w:val="24"/>
          <w:lang w:eastAsia="x-none"/>
        </w:rPr>
        <w:t xml:space="preserve"> thứ nhất</w:t>
      </w:r>
      <w:r w:rsidR="00D2120A" w:rsidRPr="00A042C2">
        <w:rPr>
          <w:rFonts w:ascii="Times New Roman" w:hAnsi="Times New Roman"/>
          <w:sz w:val="24"/>
          <w:szCs w:val="24"/>
          <w:lang w:eastAsia="x-none"/>
        </w:rPr>
        <w:t xml:space="preserve"> của điểm đánh giá 40%</w:t>
      </w:r>
      <w:r w:rsidR="008E4474" w:rsidRPr="00A042C2">
        <w:rPr>
          <w:rFonts w:ascii="Times New Roman" w:hAnsi="Times New Roman"/>
          <w:sz w:val="24"/>
          <w:szCs w:val="24"/>
          <w:lang w:eastAsia="x-none"/>
        </w:rPr>
        <w:t>)</w:t>
      </w:r>
    </w:p>
    <w:p w14:paraId="193955E8" w14:textId="7A78914B" w:rsidR="008A0697" w:rsidRPr="00A042C2" w:rsidRDefault="007B1540" w:rsidP="00A042C2">
      <w:pPr>
        <w:pStyle w:val="ListParagraph"/>
        <w:numPr>
          <w:ilvl w:val="0"/>
          <w:numId w:val="26"/>
        </w:numPr>
        <w:spacing w:after="0" w:line="300" w:lineRule="auto"/>
        <w:rPr>
          <w:rFonts w:ascii="Times New Roman" w:hAnsi="Times New Roman"/>
          <w:sz w:val="24"/>
          <w:szCs w:val="24"/>
          <w:lang w:eastAsia="x-none"/>
        </w:rPr>
      </w:pPr>
      <w:r w:rsidRPr="00A042C2">
        <w:rPr>
          <w:rFonts w:ascii="Times New Roman" w:hAnsi="Times New Roman"/>
          <w:sz w:val="24"/>
          <w:szCs w:val="24"/>
          <w:lang w:eastAsia="x-none"/>
        </w:rPr>
        <w:t xml:space="preserve">Đánh giá qua </w:t>
      </w:r>
      <w:r w:rsidR="00DA1933" w:rsidRPr="00A042C2">
        <w:rPr>
          <w:rFonts w:ascii="Times New Roman" w:hAnsi="Times New Roman"/>
          <w:sz w:val="24"/>
          <w:szCs w:val="24"/>
          <w:lang w:eastAsia="x-none"/>
        </w:rPr>
        <w:t xml:space="preserve">kết quả bài tập </w:t>
      </w:r>
      <w:r w:rsidR="00D2120A" w:rsidRPr="00A042C2">
        <w:rPr>
          <w:rFonts w:ascii="Times New Roman" w:hAnsi="Times New Roman"/>
          <w:sz w:val="24"/>
          <w:szCs w:val="24"/>
          <w:lang w:eastAsia="x-none"/>
        </w:rPr>
        <w:t>nhóm</w:t>
      </w:r>
      <w:r w:rsidR="008A0697" w:rsidRPr="00A042C2">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556"/>
        <w:gridCol w:w="693"/>
        <w:gridCol w:w="804"/>
        <w:gridCol w:w="1758"/>
        <w:gridCol w:w="1399"/>
        <w:gridCol w:w="1402"/>
        <w:gridCol w:w="1456"/>
      </w:tblGrid>
      <w:tr w:rsidR="00D02961" w:rsidRPr="00A042C2" w14:paraId="2D368A2B" w14:textId="77777777" w:rsidTr="00A042C2">
        <w:trPr>
          <w:tblHeader/>
        </w:trPr>
        <w:tc>
          <w:tcPr>
            <w:tcW w:w="0" w:type="auto"/>
            <w:vMerge w:val="restart"/>
            <w:vAlign w:val="center"/>
          </w:tcPr>
          <w:p w14:paraId="56BE895D" w14:textId="77777777" w:rsidR="00D02961" w:rsidRPr="00A042C2" w:rsidRDefault="00D02961" w:rsidP="00A042C2">
            <w:pPr>
              <w:spacing w:after="0" w:line="300" w:lineRule="auto"/>
              <w:jc w:val="center"/>
              <w:rPr>
                <w:rFonts w:ascii="Times New Roman" w:hAnsi="Times New Roman"/>
                <w:b/>
                <w:bCs/>
              </w:rPr>
            </w:pPr>
            <w:r w:rsidRPr="00A042C2">
              <w:rPr>
                <w:rFonts w:ascii="Times New Roman" w:hAnsi="Times New Roman"/>
                <w:b/>
                <w:bCs/>
              </w:rPr>
              <w:t>Tiêu chí</w:t>
            </w:r>
          </w:p>
        </w:tc>
        <w:tc>
          <w:tcPr>
            <w:tcW w:w="0" w:type="auto"/>
            <w:vMerge w:val="restart"/>
            <w:vAlign w:val="center"/>
          </w:tcPr>
          <w:p w14:paraId="15F0064B" w14:textId="4CD1502F" w:rsidR="00D02961" w:rsidRPr="00A042C2" w:rsidRDefault="00D02961" w:rsidP="00A042C2">
            <w:pPr>
              <w:spacing w:after="0" w:line="300" w:lineRule="auto"/>
              <w:jc w:val="center"/>
              <w:rPr>
                <w:rFonts w:ascii="Times New Roman" w:hAnsi="Times New Roman"/>
                <w:b/>
                <w:bCs/>
              </w:rPr>
            </w:pPr>
            <w:r w:rsidRPr="00A042C2">
              <w:rPr>
                <w:rFonts w:ascii="Times New Roman" w:hAnsi="Times New Roman"/>
                <w:b/>
                <w:bCs/>
              </w:rPr>
              <w:t>CLO</w:t>
            </w:r>
          </w:p>
        </w:tc>
        <w:tc>
          <w:tcPr>
            <w:tcW w:w="0" w:type="auto"/>
            <w:vMerge w:val="restart"/>
            <w:vAlign w:val="center"/>
          </w:tcPr>
          <w:p w14:paraId="66A8A626" w14:textId="3A3FDAC8" w:rsidR="00D02961" w:rsidRPr="00A042C2" w:rsidRDefault="00D02961" w:rsidP="00A042C2">
            <w:pPr>
              <w:spacing w:after="0" w:line="300" w:lineRule="auto"/>
              <w:jc w:val="center"/>
              <w:rPr>
                <w:rFonts w:ascii="Times New Roman" w:hAnsi="Times New Roman"/>
                <w:b/>
                <w:bCs/>
              </w:rPr>
            </w:pPr>
            <w:r w:rsidRPr="00A042C2">
              <w:rPr>
                <w:rFonts w:ascii="Times New Roman" w:hAnsi="Times New Roman"/>
                <w:b/>
                <w:bCs/>
              </w:rPr>
              <w:t>T</w:t>
            </w:r>
            <w:r w:rsidR="008870CC" w:rsidRPr="00A042C2">
              <w:rPr>
                <w:rFonts w:ascii="Times New Roman" w:hAnsi="Times New Roman"/>
                <w:b/>
                <w:bCs/>
              </w:rPr>
              <w:t xml:space="preserve">ỷ </w:t>
            </w:r>
            <w:r w:rsidR="00523121" w:rsidRPr="00A042C2">
              <w:rPr>
                <w:rFonts w:ascii="Times New Roman" w:hAnsi="Times New Roman"/>
                <w:b/>
                <w:bCs/>
              </w:rPr>
              <w:t>trọng</w:t>
            </w:r>
            <w:r w:rsidRPr="00A042C2">
              <w:rPr>
                <w:rFonts w:ascii="Times New Roman" w:hAnsi="Times New Roman"/>
                <w:b/>
                <w:bCs/>
              </w:rPr>
              <w:t xml:space="preserve"> %</w:t>
            </w:r>
          </w:p>
        </w:tc>
        <w:tc>
          <w:tcPr>
            <w:tcW w:w="0" w:type="auto"/>
            <w:gridSpan w:val="4"/>
            <w:vAlign w:val="center"/>
          </w:tcPr>
          <w:p w14:paraId="6EFAF930" w14:textId="77777777" w:rsidR="00D02961" w:rsidRPr="00A042C2" w:rsidRDefault="00D02961" w:rsidP="00A042C2">
            <w:pPr>
              <w:spacing w:after="0" w:line="300" w:lineRule="auto"/>
              <w:jc w:val="center"/>
              <w:rPr>
                <w:rFonts w:ascii="Times New Roman" w:hAnsi="Times New Roman"/>
                <w:b/>
                <w:bCs/>
              </w:rPr>
            </w:pPr>
            <w:r w:rsidRPr="00A042C2">
              <w:rPr>
                <w:rFonts w:ascii="Times New Roman" w:hAnsi="Times New Roman"/>
                <w:b/>
                <w:bCs/>
              </w:rPr>
              <w:t>Mức điểm (thang điểm 10)</w:t>
            </w:r>
          </w:p>
        </w:tc>
      </w:tr>
      <w:tr w:rsidR="00D02961" w:rsidRPr="00A042C2" w14:paraId="12A8863D" w14:textId="77777777" w:rsidTr="00A042C2">
        <w:trPr>
          <w:tblHeader/>
        </w:trPr>
        <w:tc>
          <w:tcPr>
            <w:tcW w:w="0" w:type="auto"/>
            <w:vMerge/>
            <w:vAlign w:val="center"/>
          </w:tcPr>
          <w:p w14:paraId="205F6479" w14:textId="77777777" w:rsidR="00D02961" w:rsidRPr="00A042C2" w:rsidRDefault="00D02961" w:rsidP="00A042C2">
            <w:pPr>
              <w:spacing w:after="0" w:line="300" w:lineRule="auto"/>
              <w:jc w:val="center"/>
              <w:rPr>
                <w:rFonts w:ascii="Times New Roman" w:hAnsi="Times New Roman"/>
              </w:rPr>
            </w:pPr>
          </w:p>
        </w:tc>
        <w:tc>
          <w:tcPr>
            <w:tcW w:w="0" w:type="auto"/>
            <w:vMerge/>
            <w:vAlign w:val="center"/>
          </w:tcPr>
          <w:p w14:paraId="3CF179CF" w14:textId="77777777" w:rsidR="00D02961" w:rsidRPr="00A042C2" w:rsidRDefault="00D02961" w:rsidP="00A042C2">
            <w:pPr>
              <w:spacing w:after="0" w:line="300" w:lineRule="auto"/>
              <w:jc w:val="center"/>
              <w:rPr>
                <w:rFonts w:ascii="Times New Roman" w:hAnsi="Times New Roman"/>
              </w:rPr>
            </w:pPr>
          </w:p>
        </w:tc>
        <w:tc>
          <w:tcPr>
            <w:tcW w:w="0" w:type="auto"/>
            <w:vMerge/>
            <w:vAlign w:val="center"/>
          </w:tcPr>
          <w:p w14:paraId="069E2910" w14:textId="497231E8" w:rsidR="00D02961" w:rsidRPr="00A042C2" w:rsidRDefault="00D02961" w:rsidP="00A042C2">
            <w:pPr>
              <w:spacing w:after="0" w:line="300" w:lineRule="auto"/>
              <w:jc w:val="center"/>
              <w:rPr>
                <w:rFonts w:ascii="Times New Roman" w:hAnsi="Times New Roman"/>
              </w:rPr>
            </w:pPr>
          </w:p>
        </w:tc>
        <w:tc>
          <w:tcPr>
            <w:tcW w:w="0" w:type="auto"/>
            <w:vAlign w:val="center"/>
          </w:tcPr>
          <w:p w14:paraId="48B5A1D0" w14:textId="4F49FDB1" w:rsidR="00523121" w:rsidRPr="00A042C2" w:rsidRDefault="00523121" w:rsidP="00A042C2">
            <w:pPr>
              <w:spacing w:after="0" w:line="300" w:lineRule="auto"/>
              <w:jc w:val="center"/>
              <w:rPr>
                <w:rFonts w:ascii="Times New Roman" w:hAnsi="Times New Roman"/>
                <w:b/>
                <w:bCs/>
              </w:rPr>
            </w:pPr>
            <w:r w:rsidRPr="00A042C2">
              <w:rPr>
                <w:rFonts w:ascii="Times New Roman" w:hAnsi="Times New Roman"/>
                <w:b/>
                <w:bCs/>
              </w:rPr>
              <w:t>Giỏi</w:t>
            </w:r>
          </w:p>
          <w:p w14:paraId="7C99F9A4" w14:textId="01CE2F9F" w:rsidR="00D02961" w:rsidRPr="00A042C2" w:rsidRDefault="00343394" w:rsidP="00A042C2">
            <w:pPr>
              <w:spacing w:after="0" w:line="300" w:lineRule="auto"/>
              <w:jc w:val="center"/>
              <w:rPr>
                <w:rFonts w:ascii="Times New Roman" w:hAnsi="Times New Roman"/>
                <w:b/>
                <w:bCs/>
              </w:rPr>
            </w:pPr>
            <w:r w:rsidRPr="00A042C2">
              <w:rPr>
                <w:rFonts w:ascii="Times New Roman" w:hAnsi="Times New Roman"/>
                <w:b/>
                <w:bCs/>
              </w:rPr>
              <w:t>8,5</w:t>
            </w:r>
            <w:r w:rsidR="00B232EB" w:rsidRPr="00A042C2">
              <w:rPr>
                <w:rFonts w:ascii="Times New Roman" w:hAnsi="Times New Roman"/>
                <w:b/>
                <w:bCs/>
              </w:rPr>
              <w:t xml:space="preserve"> – 10</w:t>
            </w:r>
          </w:p>
        </w:tc>
        <w:tc>
          <w:tcPr>
            <w:tcW w:w="0" w:type="auto"/>
            <w:vAlign w:val="center"/>
          </w:tcPr>
          <w:p w14:paraId="74FF360F" w14:textId="62C52DA6" w:rsidR="00523121" w:rsidRPr="00A042C2" w:rsidRDefault="00523121" w:rsidP="00A042C2">
            <w:pPr>
              <w:spacing w:after="0" w:line="300" w:lineRule="auto"/>
              <w:jc w:val="center"/>
              <w:rPr>
                <w:rFonts w:ascii="Times New Roman" w:hAnsi="Times New Roman"/>
                <w:b/>
                <w:bCs/>
              </w:rPr>
            </w:pPr>
            <w:r w:rsidRPr="00A042C2">
              <w:rPr>
                <w:rFonts w:ascii="Times New Roman" w:hAnsi="Times New Roman"/>
                <w:b/>
                <w:bCs/>
              </w:rPr>
              <w:t>Khá</w:t>
            </w:r>
          </w:p>
          <w:p w14:paraId="3A0AF693" w14:textId="5E05A361" w:rsidR="00D02961" w:rsidRPr="00A042C2" w:rsidRDefault="00B232EB" w:rsidP="00A042C2">
            <w:pPr>
              <w:spacing w:after="0" w:line="300" w:lineRule="auto"/>
              <w:jc w:val="center"/>
              <w:rPr>
                <w:rFonts w:ascii="Times New Roman" w:hAnsi="Times New Roman"/>
                <w:b/>
                <w:bCs/>
              </w:rPr>
            </w:pPr>
            <w:r w:rsidRPr="00A042C2">
              <w:rPr>
                <w:rFonts w:ascii="Times New Roman" w:hAnsi="Times New Roman"/>
                <w:b/>
                <w:bCs/>
              </w:rPr>
              <w:t>7,0 – 8,4</w:t>
            </w:r>
          </w:p>
        </w:tc>
        <w:tc>
          <w:tcPr>
            <w:tcW w:w="0" w:type="auto"/>
            <w:vAlign w:val="center"/>
          </w:tcPr>
          <w:p w14:paraId="46C7BD72" w14:textId="0A8CE283" w:rsidR="00523121" w:rsidRPr="00A042C2" w:rsidRDefault="00523121" w:rsidP="00A042C2">
            <w:pPr>
              <w:spacing w:after="0" w:line="300" w:lineRule="auto"/>
              <w:jc w:val="center"/>
              <w:rPr>
                <w:rFonts w:ascii="Times New Roman" w:hAnsi="Times New Roman"/>
                <w:b/>
                <w:bCs/>
              </w:rPr>
            </w:pPr>
            <w:r w:rsidRPr="00A042C2">
              <w:rPr>
                <w:rFonts w:ascii="Times New Roman" w:hAnsi="Times New Roman"/>
                <w:b/>
                <w:bCs/>
              </w:rPr>
              <w:t>Trung bình</w:t>
            </w:r>
          </w:p>
          <w:p w14:paraId="51A231C1" w14:textId="32545500" w:rsidR="00D02961" w:rsidRPr="00A042C2" w:rsidRDefault="00B232EB" w:rsidP="00A042C2">
            <w:pPr>
              <w:spacing w:after="0" w:line="300" w:lineRule="auto"/>
              <w:jc w:val="center"/>
              <w:rPr>
                <w:rFonts w:ascii="Times New Roman" w:hAnsi="Times New Roman"/>
                <w:b/>
                <w:bCs/>
              </w:rPr>
            </w:pPr>
            <w:r w:rsidRPr="00A042C2">
              <w:rPr>
                <w:rFonts w:ascii="Times New Roman" w:hAnsi="Times New Roman"/>
                <w:b/>
                <w:bCs/>
              </w:rPr>
              <w:t xml:space="preserve">4,5 – </w:t>
            </w:r>
            <w:r w:rsidR="00343394" w:rsidRPr="00A042C2">
              <w:rPr>
                <w:rFonts w:ascii="Times New Roman" w:hAnsi="Times New Roman"/>
                <w:b/>
                <w:bCs/>
              </w:rPr>
              <w:t>6</w:t>
            </w:r>
            <w:r w:rsidR="00D02961" w:rsidRPr="00A042C2">
              <w:rPr>
                <w:rFonts w:ascii="Times New Roman" w:hAnsi="Times New Roman"/>
                <w:b/>
                <w:bCs/>
              </w:rPr>
              <w:t>,</w:t>
            </w:r>
            <w:r w:rsidR="00343394" w:rsidRPr="00A042C2">
              <w:rPr>
                <w:rFonts w:ascii="Times New Roman" w:hAnsi="Times New Roman"/>
                <w:b/>
                <w:bCs/>
              </w:rPr>
              <w:t>9</w:t>
            </w:r>
          </w:p>
        </w:tc>
        <w:tc>
          <w:tcPr>
            <w:tcW w:w="0" w:type="auto"/>
            <w:vAlign w:val="center"/>
          </w:tcPr>
          <w:p w14:paraId="2ADE1C9E" w14:textId="41044697" w:rsidR="00523121" w:rsidRPr="00A042C2" w:rsidRDefault="00523121" w:rsidP="00A042C2">
            <w:pPr>
              <w:spacing w:after="0" w:line="300" w:lineRule="auto"/>
              <w:jc w:val="center"/>
              <w:rPr>
                <w:rFonts w:ascii="Times New Roman" w:hAnsi="Times New Roman"/>
                <w:b/>
                <w:bCs/>
              </w:rPr>
            </w:pPr>
            <w:r w:rsidRPr="00A042C2">
              <w:rPr>
                <w:rFonts w:ascii="Times New Roman" w:hAnsi="Times New Roman"/>
                <w:b/>
                <w:bCs/>
              </w:rPr>
              <w:t>Yếu</w:t>
            </w:r>
          </w:p>
          <w:p w14:paraId="565B9679" w14:textId="1959980F" w:rsidR="00D02961" w:rsidRPr="00A042C2" w:rsidRDefault="00343394" w:rsidP="00A042C2">
            <w:pPr>
              <w:spacing w:after="0" w:line="300" w:lineRule="auto"/>
              <w:jc w:val="center"/>
              <w:rPr>
                <w:rFonts w:ascii="Times New Roman" w:hAnsi="Times New Roman"/>
                <w:b/>
                <w:bCs/>
              </w:rPr>
            </w:pPr>
            <w:r w:rsidRPr="00A042C2">
              <w:rPr>
                <w:rFonts w:ascii="Times New Roman" w:hAnsi="Times New Roman"/>
                <w:b/>
                <w:bCs/>
              </w:rPr>
              <w:t xml:space="preserve">0 </w:t>
            </w:r>
            <w:r w:rsidR="00B232EB" w:rsidRPr="00A042C2">
              <w:rPr>
                <w:rFonts w:ascii="Times New Roman" w:hAnsi="Times New Roman"/>
                <w:b/>
                <w:bCs/>
              </w:rPr>
              <w:t>– 4,4</w:t>
            </w:r>
          </w:p>
        </w:tc>
      </w:tr>
      <w:tr w:rsidR="003638D1" w:rsidRPr="00A042C2" w14:paraId="29A993DD" w14:textId="77777777" w:rsidTr="00A042C2">
        <w:tc>
          <w:tcPr>
            <w:tcW w:w="0" w:type="auto"/>
            <w:vAlign w:val="center"/>
          </w:tcPr>
          <w:p w14:paraId="66328350" w14:textId="511ADDC4" w:rsidR="003638D1" w:rsidRPr="00A042C2" w:rsidRDefault="003638D1" w:rsidP="00A042C2">
            <w:pPr>
              <w:spacing w:after="0" w:line="300" w:lineRule="auto"/>
              <w:rPr>
                <w:rFonts w:ascii="Times New Roman" w:hAnsi="Times New Roman"/>
                <w:b/>
                <w:bCs/>
              </w:rPr>
            </w:pPr>
            <w:r w:rsidRPr="00A042C2">
              <w:rPr>
                <w:rFonts w:ascii="Times New Roman" w:hAnsi="Times New Roman"/>
                <w:color w:val="242021"/>
              </w:rPr>
              <w:t>Tổng quan về quản trị tài chính doanh nghiệp ngành du lịch và khách sạn</w:t>
            </w:r>
          </w:p>
        </w:tc>
        <w:tc>
          <w:tcPr>
            <w:tcW w:w="0" w:type="auto"/>
          </w:tcPr>
          <w:p w14:paraId="5F76A207" w14:textId="77777777"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2.1</w:t>
            </w:r>
          </w:p>
          <w:p w14:paraId="7B4836A4" w14:textId="77777777"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4.1</w:t>
            </w:r>
          </w:p>
          <w:p w14:paraId="720B2054" w14:textId="1AF362B4"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4.2</w:t>
            </w:r>
          </w:p>
        </w:tc>
        <w:tc>
          <w:tcPr>
            <w:tcW w:w="0" w:type="auto"/>
          </w:tcPr>
          <w:p w14:paraId="3AE473E5" w14:textId="678EF2F2"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15%</w:t>
            </w:r>
          </w:p>
        </w:tc>
        <w:tc>
          <w:tcPr>
            <w:tcW w:w="0" w:type="auto"/>
          </w:tcPr>
          <w:p w14:paraId="693EFE3E"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Mục tiêu rõ ràng, logic, hợp lí, phù hợp với chủ đề</w:t>
            </w:r>
          </w:p>
          <w:p w14:paraId="30AC7980"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Có câu hỏi nghiên cứu cụ thể</w:t>
            </w:r>
          </w:p>
          <w:p w14:paraId="63BDE955" w14:textId="77777777" w:rsidR="003638D1" w:rsidRPr="00A042C2" w:rsidRDefault="003638D1" w:rsidP="00A042C2">
            <w:pPr>
              <w:spacing w:after="0" w:line="300" w:lineRule="auto"/>
              <w:rPr>
                <w:rFonts w:ascii="Times New Roman" w:hAnsi="Times New Roman"/>
              </w:rPr>
            </w:pPr>
          </w:p>
        </w:tc>
        <w:tc>
          <w:tcPr>
            <w:tcW w:w="0" w:type="auto"/>
          </w:tcPr>
          <w:p w14:paraId="07AD46D0"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Mục tiêu rõ ràng</w:t>
            </w:r>
          </w:p>
          <w:p w14:paraId="1D824061"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Câu hỏi nghiên cứu không rõ</w:t>
            </w:r>
          </w:p>
          <w:p w14:paraId="28EC802A" w14:textId="77777777" w:rsidR="003638D1" w:rsidRPr="00A042C2" w:rsidRDefault="003638D1" w:rsidP="00A042C2">
            <w:pPr>
              <w:spacing w:after="0" w:line="300" w:lineRule="auto"/>
              <w:rPr>
                <w:rFonts w:ascii="Times New Roman" w:hAnsi="Times New Roman"/>
              </w:rPr>
            </w:pPr>
          </w:p>
        </w:tc>
        <w:tc>
          <w:tcPr>
            <w:tcW w:w="0" w:type="auto"/>
          </w:tcPr>
          <w:p w14:paraId="13FD8435"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Mục tiêu không rõ</w:t>
            </w:r>
          </w:p>
          <w:p w14:paraId="7FC59A86"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Câu hỏi nghiên cứu chưa phù hợp</w:t>
            </w:r>
          </w:p>
        </w:tc>
        <w:tc>
          <w:tcPr>
            <w:tcW w:w="0" w:type="auto"/>
          </w:tcPr>
          <w:p w14:paraId="5AC60C80"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Mục tiêu không thực tế hoặc không có mục tiêu</w:t>
            </w:r>
          </w:p>
          <w:p w14:paraId="7ADA7438"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Không có câu hỏi đặt ra</w:t>
            </w:r>
          </w:p>
        </w:tc>
      </w:tr>
      <w:tr w:rsidR="003638D1" w:rsidRPr="00A042C2" w14:paraId="22A6D8DC" w14:textId="77777777" w:rsidTr="00A042C2">
        <w:tc>
          <w:tcPr>
            <w:tcW w:w="0" w:type="auto"/>
            <w:vAlign w:val="center"/>
          </w:tcPr>
          <w:p w14:paraId="699A4127" w14:textId="25E79CFA" w:rsidR="003638D1" w:rsidRPr="00A042C2" w:rsidRDefault="003638D1" w:rsidP="00A042C2">
            <w:pPr>
              <w:spacing w:after="0" w:line="300" w:lineRule="auto"/>
              <w:rPr>
                <w:rFonts w:ascii="Times New Roman" w:hAnsi="Times New Roman"/>
                <w:b/>
                <w:bCs/>
              </w:rPr>
            </w:pPr>
            <w:r w:rsidRPr="00A042C2">
              <w:rPr>
                <w:rFonts w:ascii="Times New Roman" w:hAnsi="Times New Roman"/>
              </w:rPr>
              <w:t>Báo cáo tài chính</w:t>
            </w:r>
          </w:p>
        </w:tc>
        <w:tc>
          <w:tcPr>
            <w:tcW w:w="0" w:type="auto"/>
          </w:tcPr>
          <w:p w14:paraId="54A8B250" w14:textId="6EBF66D6"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2.1</w:t>
            </w:r>
          </w:p>
          <w:p w14:paraId="76B50F13" w14:textId="27D5EB18"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3.4</w:t>
            </w:r>
          </w:p>
        </w:tc>
        <w:tc>
          <w:tcPr>
            <w:tcW w:w="0" w:type="auto"/>
          </w:tcPr>
          <w:p w14:paraId="5DC25407" w14:textId="5852AC9E"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20%</w:t>
            </w:r>
          </w:p>
        </w:tc>
        <w:tc>
          <w:tcPr>
            <w:tcW w:w="0" w:type="auto"/>
          </w:tcPr>
          <w:p w14:paraId="031E68BD"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Lý thuyết khoa học, chặt chẽ, phù hợp;</w:t>
            </w:r>
          </w:p>
          <w:p w14:paraId="40A4C61E"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lastRenderedPageBreak/>
              <w:t>- Có các bài tham khảo phù hợp, chất lượng cao.</w:t>
            </w:r>
          </w:p>
        </w:tc>
        <w:tc>
          <w:tcPr>
            <w:tcW w:w="0" w:type="auto"/>
          </w:tcPr>
          <w:p w14:paraId="0C51543B"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lastRenderedPageBreak/>
              <w:t>- Lý thuyết đầy đủ, phù hợp;</w:t>
            </w:r>
          </w:p>
          <w:p w14:paraId="2719120F"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lastRenderedPageBreak/>
              <w:t>- Có bài tham khảo.</w:t>
            </w:r>
          </w:p>
          <w:p w14:paraId="07D68CE3" w14:textId="77777777" w:rsidR="003638D1" w:rsidRPr="00A042C2" w:rsidRDefault="003638D1" w:rsidP="00A042C2">
            <w:pPr>
              <w:spacing w:after="0" w:line="300" w:lineRule="auto"/>
              <w:rPr>
                <w:rFonts w:ascii="Times New Roman" w:hAnsi="Times New Roman"/>
              </w:rPr>
            </w:pPr>
          </w:p>
        </w:tc>
        <w:tc>
          <w:tcPr>
            <w:tcW w:w="0" w:type="auto"/>
          </w:tcPr>
          <w:p w14:paraId="4CE7A639"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lastRenderedPageBreak/>
              <w:t>- Lý thuyết không đầy đủ;</w:t>
            </w:r>
          </w:p>
          <w:p w14:paraId="6DE0B6AA"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lastRenderedPageBreak/>
              <w:t>- Không có bài tham khảo.</w:t>
            </w:r>
          </w:p>
        </w:tc>
        <w:tc>
          <w:tcPr>
            <w:tcW w:w="0" w:type="auto"/>
          </w:tcPr>
          <w:p w14:paraId="60CC8F6B"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lastRenderedPageBreak/>
              <w:t xml:space="preserve">- Lý thuyết không phù hợp hoặc </w:t>
            </w:r>
            <w:r w:rsidRPr="00A042C2">
              <w:rPr>
                <w:rFonts w:ascii="Times New Roman" w:hAnsi="Times New Roman"/>
              </w:rPr>
              <w:lastRenderedPageBreak/>
              <w:t>không có lý thuyết</w:t>
            </w:r>
          </w:p>
        </w:tc>
      </w:tr>
      <w:tr w:rsidR="003638D1" w:rsidRPr="00A042C2" w14:paraId="33DA80EE" w14:textId="77777777" w:rsidTr="00A042C2">
        <w:tc>
          <w:tcPr>
            <w:tcW w:w="0" w:type="auto"/>
            <w:vAlign w:val="center"/>
          </w:tcPr>
          <w:p w14:paraId="75DA335B" w14:textId="182D7E43" w:rsidR="003638D1" w:rsidRPr="00A042C2" w:rsidRDefault="003638D1" w:rsidP="00A042C2">
            <w:pPr>
              <w:spacing w:after="0" w:line="300" w:lineRule="auto"/>
              <w:rPr>
                <w:rFonts w:ascii="Times New Roman" w:hAnsi="Times New Roman"/>
                <w:b/>
                <w:bCs/>
              </w:rPr>
            </w:pPr>
            <w:r w:rsidRPr="00A042C2">
              <w:rPr>
                <w:rFonts w:ascii="Times New Roman" w:hAnsi="Times New Roman"/>
              </w:rPr>
              <w:lastRenderedPageBreak/>
              <w:t>Phân tích tài chính</w:t>
            </w:r>
          </w:p>
        </w:tc>
        <w:tc>
          <w:tcPr>
            <w:tcW w:w="0" w:type="auto"/>
          </w:tcPr>
          <w:p w14:paraId="23590D3D" w14:textId="4C303490" w:rsidR="003638D1" w:rsidRPr="00A042C2" w:rsidRDefault="007C2658" w:rsidP="00A042C2">
            <w:pPr>
              <w:spacing w:after="0" w:line="300" w:lineRule="auto"/>
              <w:jc w:val="center"/>
              <w:rPr>
                <w:rFonts w:ascii="Times New Roman" w:hAnsi="Times New Roman"/>
              </w:rPr>
            </w:pPr>
            <w:r w:rsidRPr="00A042C2">
              <w:rPr>
                <w:rFonts w:ascii="Times New Roman" w:hAnsi="Times New Roman"/>
              </w:rPr>
              <w:t>3</w:t>
            </w:r>
            <w:r w:rsidR="003638D1" w:rsidRPr="00A042C2">
              <w:rPr>
                <w:rFonts w:ascii="Times New Roman" w:hAnsi="Times New Roman"/>
              </w:rPr>
              <w:t>.2</w:t>
            </w:r>
          </w:p>
          <w:p w14:paraId="33CE6ACD" w14:textId="5F5AF890" w:rsidR="003638D1" w:rsidRPr="00A042C2" w:rsidRDefault="003638D1" w:rsidP="00A042C2">
            <w:pPr>
              <w:spacing w:after="0" w:line="300" w:lineRule="auto"/>
              <w:jc w:val="center"/>
              <w:rPr>
                <w:rFonts w:ascii="Times New Roman" w:hAnsi="Times New Roman"/>
              </w:rPr>
            </w:pPr>
          </w:p>
        </w:tc>
        <w:tc>
          <w:tcPr>
            <w:tcW w:w="0" w:type="auto"/>
          </w:tcPr>
          <w:p w14:paraId="4EF1162E" w14:textId="229E73D5"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15%</w:t>
            </w:r>
          </w:p>
        </w:tc>
        <w:tc>
          <w:tcPr>
            <w:tcW w:w="0" w:type="auto"/>
          </w:tcPr>
          <w:p w14:paraId="11ECC0C0"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Từ nguồn chính thức có độ tin cậy cao; hoặc khảo sát có tính khoa học, kiểm chứng được;</w:t>
            </w:r>
          </w:p>
          <w:p w14:paraId="42AB37A7"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Phù hợp với chủ đề;</w:t>
            </w:r>
          </w:p>
          <w:p w14:paraId="3D82DA75"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Số quan sát đủ lớn.</w:t>
            </w:r>
          </w:p>
        </w:tc>
        <w:tc>
          <w:tcPr>
            <w:tcW w:w="0" w:type="auto"/>
          </w:tcPr>
          <w:p w14:paraId="60039DB5"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Từ nguồn chính thức; khảo sát kiểm chứng được;</w:t>
            </w:r>
          </w:p>
          <w:p w14:paraId="05C6157B"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Số quan sát chấp nhận được</w:t>
            </w:r>
          </w:p>
          <w:p w14:paraId="1B32B24E" w14:textId="77777777" w:rsidR="003638D1" w:rsidRPr="00A042C2" w:rsidRDefault="003638D1" w:rsidP="00A042C2">
            <w:pPr>
              <w:spacing w:after="0" w:line="300" w:lineRule="auto"/>
              <w:rPr>
                <w:rFonts w:ascii="Times New Roman" w:hAnsi="Times New Roman"/>
              </w:rPr>
            </w:pPr>
          </w:p>
        </w:tc>
        <w:tc>
          <w:tcPr>
            <w:tcW w:w="0" w:type="auto"/>
          </w:tcPr>
          <w:p w14:paraId="02EF0AAB"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Từ nguồn không chính thức; khảo sát thiếu tính khoa học;</w:t>
            </w:r>
          </w:p>
          <w:p w14:paraId="2778FBAB"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Số quan sát ít.</w:t>
            </w:r>
          </w:p>
          <w:p w14:paraId="675B95C7" w14:textId="77777777" w:rsidR="003638D1" w:rsidRPr="00A042C2" w:rsidRDefault="003638D1" w:rsidP="00A042C2">
            <w:pPr>
              <w:spacing w:after="0" w:line="300" w:lineRule="auto"/>
              <w:rPr>
                <w:rFonts w:ascii="Times New Roman" w:hAnsi="Times New Roman"/>
              </w:rPr>
            </w:pPr>
          </w:p>
        </w:tc>
        <w:tc>
          <w:tcPr>
            <w:tcW w:w="0" w:type="auto"/>
          </w:tcPr>
          <w:p w14:paraId="3F8DEF26"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Từ nguồn không rõ ràng;</w:t>
            </w:r>
            <w:r w:rsidRPr="00A042C2">
              <w:rPr>
                <w:rFonts w:ascii="Times New Roman" w:hAnsi="Times New Roman"/>
              </w:rPr>
              <w:br/>
              <w:t>- Số quan sát rất ít.</w:t>
            </w:r>
          </w:p>
          <w:p w14:paraId="431C684F" w14:textId="77777777" w:rsidR="003638D1" w:rsidRPr="00A042C2" w:rsidRDefault="003638D1" w:rsidP="00A042C2">
            <w:pPr>
              <w:spacing w:after="0" w:line="300" w:lineRule="auto"/>
              <w:rPr>
                <w:rFonts w:ascii="Times New Roman" w:hAnsi="Times New Roman"/>
              </w:rPr>
            </w:pPr>
            <w:r w:rsidRPr="00A042C2">
              <w:rPr>
                <w:rFonts w:ascii="Times New Roman" w:hAnsi="Times New Roman"/>
              </w:rPr>
              <w:t>- Hoặc số liệu không được chấp nhận</w:t>
            </w:r>
          </w:p>
        </w:tc>
      </w:tr>
      <w:tr w:rsidR="003638D1" w:rsidRPr="00A042C2" w14:paraId="749282FC" w14:textId="77777777" w:rsidTr="00A042C2">
        <w:tc>
          <w:tcPr>
            <w:tcW w:w="0" w:type="auto"/>
            <w:vAlign w:val="center"/>
          </w:tcPr>
          <w:p w14:paraId="60910952" w14:textId="65EA3E37" w:rsidR="003638D1" w:rsidRPr="00A042C2" w:rsidRDefault="003638D1" w:rsidP="00A042C2">
            <w:pPr>
              <w:spacing w:after="0" w:line="300" w:lineRule="auto"/>
              <w:rPr>
                <w:rFonts w:ascii="Times New Roman" w:hAnsi="Times New Roman"/>
                <w:b/>
                <w:bCs/>
              </w:rPr>
            </w:pPr>
            <w:r w:rsidRPr="00A042C2">
              <w:rPr>
                <w:rFonts w:ascii="Times New Roman" w:hAnsi="Times New Roman"/>
              </w:rPr>
              <w:t>Quản trị vốn của doanh nghiệp</w:t>
            </w:r>
          </w:p>
        </w:tc>
        <w:tc>
          <w:tcPr>
            <w:tcW w:w="0" w:type="auto"/>
          </w:tcPr>
          <w:p w14:paraId="66254DB1" w14:textId="496459F9" w:rsidR="003638D1" w:rsidRPr="00A042C2" w:rsidRDefault="007C2658" w:rsidP="00A042C2">
            <w:pPr>
              <w:spacing w:after="0" w:line="300" w:lineRule="auto"/>
              <w:jc w:val="center"/>
              <w:rPr>
                <w:rFonts w:ascii="Times New Roman" w:hAnsi="Times New Roman"/>
              </w:rPr>
            </w:pPr>
            <w:r w:rsidRPr="00A042C2">
              <w:rPr>
                <w:rFonts w:ascii="Times New Roman" w:hAnsi="Times New Roman"/>
              </w:rPr>
              <w:t>4</w:t>
            </w:r>
            <w:r w:rsidR="003638D1" w:rsidRPr="00A042C2">
              <w:rPr>
                <w:rFonts w:ascii="Times New Roman" w:hAnsi="Times New Roman"/>
              </w:rPr>
              <w:t>.3</w:t>
            </w:r>
          </w:p>
          <w:p w14:paraId="34B78062" w14:textId="657D9209" w:rsidR="003638D1" w:rsidRPr="00A042C2" w:rsidRDefault="007C2658" w:rsidP="00A042C2">
            <w:pPr>
              <w:spacing w:after="0" w:line="300" w:lineRule="auto"/>
              <w:jc w:val="center"/>
              <w:rPr>
                <w:rFonts w:ascii="Times New Roman" w:hAnsi="Times New Roman"/>
              </w:rPr>
            </w:pPr>
            <w:r w:rsidRPr="00A042C2">
              <w:rPr>
                <w:rFonts w:ascii="Times New Roman" w:hAnsi="Times New Roman"/>
              </w:rPr>
              <w:t>4</w:t>
            </w:r>
            <w:r w:rsidR="003638D1" w:rsidRPr="00A042C2">
              <w:rPr>
                <w:rFonts w:ascii="Times New Roman" w:hAnsi="Times New Roman"/>
              </w:rPr>
              <w:t>.4</w:t>
            </w:r>
          </w:p>
          <w:p w14:paraId="5D2819D8" w14:textId="59FE4EDE" w:rsidR="003638D1" w:rsidRPr="00A042C2" w:rsidRDefault="0009297A" w:rsidP="00A042C2">
            <w:pPr>
              <w:spacing w:after="0" w:line="300" w:lineRule="auto"/>
              <w:jc w:val="center"/>
              <w:rPr>
                <w:rFonts w:ascii="Times New Roman" w:hAnsi="Times New Roman"/>
              </w:rPr>
            </w:pPr>
            <w:r w:rsidRPr="00A042C2">
              <w:rPr>
                <w:rFonts w:ascii="Times New Roman" w:hAnsi="Times New Roman"/>
              </w:rPr>
              <w:t>5</w:t>
            </w:r>
            <w:r w:rsidR="003638D1" w:rsidRPr="00A042C2">
              <w:rPr>
                <w:rFonts w:ascii="Times New Roman" w:hAnsi="Times New Roman"/>
              </w:rPr>
              <w:t>.5</w:t>
            </w:r>
          </w:p>
        </w:tc>
        <w:tc>
          <w:tcPr>
            <w:tcW w:w="0" w:type="auto"/>
          </w:tcPr>
          <w:p w14:paraId="371F66FB" w14:textId="29F5FE43" w:rsidR="003638D1" w:rsidRPr="00A042C2" w:rsidRDefault="003638D1" w:rsidP="00A042C2">
            <w:pPr>
              <w:spacing w:after="0" w:line="300" w:lineRule="auto"/>
              <w:jc w:val="center"/>
              <w:rPr>
                <w:rFonts w:ascii="Times New Roman" w:hAnsi="Times New Roman"/>
              </w:rPr>
            </w:pPr>
            <w:r w:rsidRPr="00A042C2">
              <w:rPr>
                <w:rFonts w:ascii="Times New Roman" w:hAnsi="Times New Roman"/>
              </w:rPr>
              <w:t>20%</w:t>
            </w:r>
          </w:p>
        </w:tc>
        <w:tc>
          <w:tcPr>
            <w:tcW w:w="0" w:type="auto"/>
          </w:tcPr>
          <w:p w14:paraId="73AC2A48"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Có thể phân tích sâu.</w:t>
            </w:r>
          </w:p>
        </w:tc>
        <w:tc>
          <w:tcPr>
            <w:tcW w:w="0" w:type="auto"/>
          </w:tcPr>
          <w:p w14:paraId="3BEA4E30"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Ước lượng có kiểm định, đánh giá.</w:t>
            </w:r>
          </w:p>
          <w:p w14:paraId="26C66C71" w14:textId="77777777" w:rsidR="003638D1" w:rsidRPr="00A042C2" w:rsidRDefault="003638D1" w:rsidP="00A042C2">
            <w:pPr>
              <w:spacing w:after="0" w:line="300" w:lineRule="auto"/>
              <w:rPr>
                <w:rFonts w:ascii="Times New Roman" w:hAnsi="Times New Roman"/>
              </w:rPr>
            </w:pPr>
          </w:p>
        </w:tc>
        <w:tc>
          <w:tcPr>
            <w:tcW w:w="0" w:type="auto"/>
          </w:tcPr>
          <w:p w14:paraId="635CFA54"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Chưa kiểm định đánh giá đầy đủ.</w:t>
            </w:r>
          </w:p>
          <w:p w14:paraId="00FC4834" w14:textId="77777777" w:rsidR="003638D1" w:rsidRPr="00A042C2" w:rsidRDefault="003638D1" w:rsidP="00A042C2">
            <w:pPr>
              <w:spacing w:after="0" w:line="300" w:lineRule="auto"/>
              <w:rPr>
                <w:rFonts w:ascii="Times New Roman" w:hAnsi="Times New Roman"/>
              </w:rPr>
            </w:pPr>
          </w:p>
        </w:tc>
        <w:tc>
          <w:tcPr>
            <w:tcW w:w="0" w:type="auto"/>
          </w:tcPr>
          <w:p w14:paraId="3B3B18CC" w14:textId="77777777" w:rsidR="003638D1" w:rsidRPr="00A042C2" w:rsidRDefault="003638D1" w:rsidP="00A042C2">
            <w:pPr>
              <w:shd w:val="clear" w:color="auto" w:fill="FFFFFF"/>
              <w:spacing w:after="0" w:line="300" w:lineRule="auto"/>
              <w:rPr>
                <w:rFonts w:ascii="Times New Roman" w:hAnsi="Times New Roman"/>
              </w:rPr>
            </w:pPr>
            <w:r w:rsidRPr="00A042C2">
              <w:rPr>
                <w:rFonts w:ascii="Times New Roman" w:hAnsi="Times New Roman"/>
              </w:rPr>
              <w:t>- Không có kết quả, hoặc không có kiểm định đánh giá.</w:t>
            </w:r>
          </w:p>
          <w:p w14:paraId="65331AA8" w14:textId="77777777" w:rsidR="003638D1" w:rsidRPr="00A042C2" w:rsidRDefault="003638D1" w:rsidP="00A042C2">
            <w:pPr>
              <w:spacing w:after="0" w:line="300" w:lineRule="auto"/>
              <w:rPr>
                <w:rFonts w:ascii="Times New Roman" w:hAnsi="Times New Roman"/>
              </w:rPr>
            </w:pPr>
          </w:p>
        </w:tc>
      </w:tr>
      <w:tr w:rsidR="00D44814" w:rsidRPr="00A042C2" w14:paraId="63491BE6" w14:textId="77777777" w:rsidTr="00A042C2">
        <w:tc>
          <w:tcPr>
            <w:tcW w:w="0" w:type="auto"/>
            <w:vAlign w:val="center"/>
          </w:tcPr>
          <w:p w14:paraId="33B7E33A" w14:textId="355B12AB" w:rsidR="00D44814" w:rsidRPr="00A042C2" w:rsidRDefault="00D44814" w:rsidP="00A042C2">
            <w:pPr>
              <w:spacing w:after="0" w:line="300" w:lineRule="auto"/>
              <w:rPr>
                <w:rFonts w:ascii="Times New Roman" w:hAnsi="Times New Roman"/>
                <w:b/>
                <w:bCs/>
              </w:rPr>
            </w:pPr>
            <w:r w:rsidRPr="00A042C2">
              <w:rPr>
                <w:rFonts w:ascii="Times New Roman" w:hAnsi="Times New Roman"/>
              </w:rPr>
              <w:t>Đầu tư dài hạn</w:t>
            </w:r>
          </w:p>
        </w:tc>
        <w:tc>
          <w:tcPr>
            <w:tcW w:w="0" w:type="auto"/>
          </w:tcPr>
          <w:p w14:paraId="4F2B9AF2" w14:textId="77777777" w:rsidR="00D44814" w:rsidRPr="00A042C2" w:rsidRDefault="00D44814" w:rsidP="00A042C2">
            <w:pPr>
              <w:spacing w:after="0" w:line="300" w:lineRule="auto"/>
              <w:jc w:val="center"/>
              <w:rPr>
                <w:rFonts w:ascii="Times New Roman" w:hAnsi="Times New Roman"/>
              </w:rPr>
            </w:pPr>
            <w:r w:rsidRPr="00A042C2">
              <w:rPr>
                <w:rFonts w:ascii="Times New Roman" w:hAnsi="Times New Roman"/>
              </w:rPr>
              <w:t>3.1</w:t>
            </w:r>
          </w:p>
          <w:p w14:paraId="603328BF" w14:textId="77777777" w:rsidR="00D44814" w:rsidRPr="00A042C2" w:rsidRDefault="00D44814" w:rsidP="00A042C2">
            <w:pPr>
              <w:spacing w:after="0" w:line="300" w:lineRule="auto"/>
              <w:jc w:val="center"/>
              <w:rPr>
                <w:rFonts w:ascii="Times New Roman" w:hAnsi="Times New Roman"/>
              </w:rPr>
            </w:pPr>
            <w:r w:rsidRPr="00A042C2">
              <w:rPr>
                <w:rFonts w:ascii="Times New Roman" w:hAnsi="Times New Roman"/>
              </w:rPr>
              <w:t>3.2</w:t>
            </w:r>
          </w:p>
          <w:p w14:paraId="5EDFD9CF" w14:textId="59029EA1" w:rsidR="00D44814" w:rsidRPr="00A042C2" w:rsidRDefault="00D44814" w:rsidP="00A042C2">
            <w:pPr>
              <w:spacing w:after="0" w:line="300" w:lineRule="auto"/>
              <w:jc w:val="center"/>
              <w:rPr>
                <w:rFonts w:ascii="Times New Roman" w:hAnsi="Times New Roman"/>
              </w:rPr>
            </w:pPr>
            <w:r w:rsidRPr="00A042C2">
              <w:rPr>
                <w:rFonts w:ascii="Times New Roman" w:hAnsi="Times New Roman"/>
              </w:rPr>
              <w:t>3.4</w:t>
            </w:r>
          </w:p>
        </w:tc>
        <w:tc>
          <w:tcPr>
            <w:tcW w:w="0" w:type="auto"/>
          </w:tcPr>
          <w:p w14:paraId="3094EE48" w14:textId="25D7B24C" w:rsidR="00D44814" w:rsidRPr="00A042C2" w:rsidRDefault="00D44814" w:rsidP="00A042C2">
            <w:pPr>
              <w:spacing w:after="0" w:line="300" w:lineRule="auto"/>
              <w:jc w:val="center"/>
              <w:rPr>
                <w:rFonts w:ascii="Times New Roman" w:hAnsi="Times New Roman"/>
              </w:rPr>
            </w:pPr>
            <w:r w:rsidRPr="00A042C2">
              <w:rPr>
                <w:rFonts w:ascii="Times New Roman" w:hAnsi="Times New Roman"/>
              </w:rPr>
              <w:t>20%</w:t>
            </w:r>
          </w:p>
        </w:tc>
        <w:tc>
          <w:tcPr>
            <w:tcW w:w="0" w:type="auto"/>
          </w:tcPr>
          <w:p w14:paraId="1B02B277"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Trả lời tốt cho mục tiêu, câu hỏi nghiên cứu;</w:t>
            </w:r>
          </w:p>
          <w:p w14:paraId="51853806"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Có thể phát triển, phân tích sâu tiếp theo.</w:t>
            </w:r>
          </w:p>
        </w:tc>
        <w:tc>
          <w:tcPr>
            <w:tcW w:w="0" w:type="auto"/>
          </w:tcPr>
          <w:p w14:paraId="216B5C3A"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Trả lời một phần cho mục tiêu, câu hỏi.</w:t>
            </w:r>
          </w:p>
          <w:p w14:paraId="2EBDDF88" w14:textId="77777777" w:rsidR="00D44814" w:rsidRPr="00A042C2" w:rsidRDefault="00D44814" w:rsidP="00A042C2">
            <w:pPr>
              <w:spacing w:after="0" w:line="300" w:lineRule="auto"/>
              <w:rPr>
                <w:rFonts w:ascii="Times New Roman" w:hAnsi="Times New Roman"/>
              </w:rPr>
            </w:pPr>
          </w:p>
        </w:tc>
        <w:tc>
          <w:tcPr>
            <w:tcW w:w="0" w:type="auto"/>
          </w:tcPr>
          <w:p w14:paraId="274B60EE"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Chưa trả lời được cho mục tiêu, câu hỏi.</w:t>
            </w:r>
          </w:p>
          <w:p w14:paraId="11D256E4" w14:textId="77777777" w:rsidR="00D44814" w:rsidRPr="00A042C2" w:rsidRDefault="00D44814" w:rsidP="00A042C2">
            <w:pPr>
              <w:spacing w:after="0" w:line="300" w:lineRule="auto"/>
              <w:rPr>
                <w:rFonts w:ascii="Times New Roman" w:hAnsi="Times New Roman"/>
              </w:rPr>
            </w:pPr>
          </w:p>
        </w:tc>
        <w:tc>
          <w:tcPr>
            <w:tcW w:w="0" w:type="auto"/>
          </w:tcPr>
          <w:p w14:paraId="4D5C26CB" w14:textId="77777777" w:rsidR="00D44814" w:rsidRPr="00A042C2" w:rsidRDefault="00D44814" w:rsidP="00A042C2">
            <w:pPr>
              <w:spacing w:after="0" w:line="300" w:lineRule="auto"/>
              <w:rPr>
                <w:rFonts w:ascii="Times New Roman" w:hAnsi="Times New Roman"/>
              </w:rPr>
            </w:pPr>
            <w:r w:rsidRPr="00A042C2">
              <w:rPr>
                <w:rFonts w:ascii="Times New Roman" w:hAnsi="Times New Roman"/>
              </w:rPr>
              <w:t>- Phân tích không liên quan với kết quả hoặc không có phân tích</w:t>
            </w:r>
          </w:p>
        </w:tc>
      </w:tr>
      <w:tr w:rsidR="00D44814" w:rsidRPr="00A042C2" w14:paraId="70016B6D" w14:textId="77777777" w:rsidTr="00A042C2">
        <w:tc>
          <w:tcPr>
            <w:tcW w:w="0" w:type="auto"/>
            <w:vAlign w:val="center"/>
          </w:tcPr>
          <w:p w14:paraId="06C044D0" w14:textId="3E37572B" w:rsidR="00D44814" w:rsidRPr="00A042C2" w:rsidRDefault="00D44814" w:rsidP="00A042C2">
            <w:pPr>
              <w:spacing w:after="0" w:line="300" w:lineRule="auto"/>
              <w:rPr>
                <w:rFonts w:ascii="Times New Roman" w:hAnsi="Times New Roman"/>
                <w:b/>
                <w:bCs/>
              </w:rPr>
            </w:pPr>
            <w:r w:rsidRPr="00A042C2">
              <w:rPr>
                <w:rFonts w:ascii="Times New Roman" w:hAnsi="Times New Roman"/>
              </w:rPr>
              <w:t>Quản lý tài sản của doanh nghiệp</w:t>
            </w:r>
          </w:p>
        </w:tc>
        <w:tc>
          <w:tcPr>
            <w:tcW w:w="0" w:type="auto"/>
          </w:tcPr>
          <w:p w14:paraId="64C66B6D" w14:textId="6D2875FE" w:rsidR="00D44814" w:rsidRPr="00A042C2" w:rsidRDefault="0009297A" w:rsidP="00A042C2">
            <w:pPr>
              <w:spacing w:after="0" w:line="300" w:lineRule="auto"/>
              <w:jc w:val="center"/>
              <w:rPr>
                <w:rFonts w:ascii="Times New Roman" w:hAnsi="Times New Roman"/>
              </w:rPr>
            </w:pPr>
            <w:r w:rsidRPr="00A042C2">
              <w:rPr>
                <w:rFonts w:ascii="Times New Roman" w:hAnsi="Times New Roman"/>
              </w:rPr>
              <w:t>6</w:t>
            </w:r>
            <w:r w:rsidR="00D44814" w:rsidRPr="00A042C2">
              <w:rPr>
                <w:rFonts w:ascii="Times New Roman" w:hAnsi="Times New Roman"/>
              </w:rPr>
              <w:t>.3</w:t>
            </w:r>
          </w:p>
        </w:tc>
        <w:tc>
          <w:tcPr>
            <w:tcW w:w="0" w:type="auto"/>
          </w:tcPr>
          <w:p w14:paraId="191C9583" w14:textId="6CE693F1" w:rsidR="00D44814" w:rsidRPr="00A042C2" w:rsidRDefault="00D44814" w:rsidP="00A042C2">
            <w:pPr>
              <w:spacing w:after="0" w:line="300" w:lineRule="auto"/>
              <w:jc w:val="center"/>
              <w:rPr>
                <w:rFonts w:ascii="Times New Roman" w:hAnsi="Times New Roman"/>
              </w:rPr>
            </w:pPr>
            <w:r w:rsidRPr="00A042C2">
              <w:rPr>
                <w:rFonts w:ascii="Times New Roman" w:hAnsi="Times New Roman"/>
              </w:rPr>
              <w:t>10%</w:t>
            </w:r>
          </w:p>
        </w:tc>
        <w:tc>
          <w:tcPr>
            <w:tcW w:w="0" w:type="auto"/>
          </w:tcPr>
          <w:p w14:paraId="78A09409"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Đúng định dạng yêu cầu;</w:t>
            </w:r>
          </w:p>
          <w:p w14:paraId="435C081E"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Ngôn ngữ khoa học, logic, chặt chẽ, không lỗi chính tả;</w:t>
            </w:r>
          </w:p>
          <w:p w14:paraId="3CB041A3"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Biểu đồ, bảng biểu đẹp, danh mục tham khảo theo chuẩn quốc tế.</w:t>
            </w:r>
          </w:p>
        </w:tc>
        <w:tc>
          <w:tcPr>
            <w:tcW w:w="0" w:type="auto"/>
          </w:tcPr>
          <w:p w14:paraId="50D2E2C8"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Đúng định dạng yêu cầu;</w:t>
            </w:r>
          </w:p>
          <w:p w14:paraId="4552E0F5"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Ngôn ngữ phù hợp, có ít lỗi chính tả, ngữ pháp;</w:t>
            </w:r>
          </w:p>
          <w:p w14:paraId="178CE9BA"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Biểu đồ, bảng biểu phù hợp, danh mục tham khảo đầy đủ.</w:t>
            </w:r>
          </w:p>
        </w:tc>
        <w:tc>
          <w:tcPr>
            <w:tcW w:w="0" w:type="auto"/>
          </w:tcPr>
          <w:p w14:paraId="13EF4C6E"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Chưa đúng định dạng yêu cầu;</w:t>
            </w:r>
          </w:p>
          <w:p w14:paraId="5E53D2DA" w14:textId="31242BB5"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Ngôn ngữ chưa phù hợp, nhiều lỗi chính tả, ngữ pháp;</w:t>
            </w:r>
          </w:p>
          <w:p w14:paraId="455C558C" w14:textId="0A10E708"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Biểu đồ bảng biểu không phù hợp hoặc không có.</w:t>
            </w:r>
          </w:p>
          <w:p w14:paraId="50CCEC8E" w14:textId="77777777" w:rsidR="00D44814" w:rsidRPr="00A042C2" w:rsidRDefault="00D44814" w:rsidP="00A042C2">
            <w:pPr>
              <w:shd w:val="clear" w:color="auto" w:fill="FFFFFF"/>
              <w:spacing w:after="0" w:line="300" w:lineRule="auto"/>
              <w:rPr>
                <w:rFonts w:ascii="Times New Roman" w:hAnsi="Times New Roman"/>
              </w:rPr>
            </w:pPr>
          </w:p>
        </w:tc>
        <w:tc>
          <w:tcPr>
            <w:tcW w:w="0" w:type="auto"/>
          </w:tcPr>
          <w:p w14:paraId="609BEAFC"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Không có định dạng văn bản;</w:t>
            </w:r>
          </w:p>
          <w:p w14:paraId="5892B8DC" w14:textId="77777777" w:rsidR="00D44814" w:rsidRPr="00A042C2" w:rsidRDefault="00D44814" w:rsidP="00A042C2">
            <w:pPr>
              <w:shd w:val="clear" w:color="auto" w:fill="FFFFFF"/>
              <w:spacing w:after="0" w:line="300" w:lineRule="auto"/>
              <w:rPr>
                <w:rFonts w:ascii="Times New Roman" w:hAnsi="Times New Roman"/>
              </w:rPr>
            </w:pPr>
            <w:r w:rsidRPr="00A042C2">
              <w:rPr>
                <w:rFonts w:ascii="Times New Roman" w:hAnsi="Times New Roman"/>
              </w:rPr>
              <w:t>- Ngôn ngữ không phù hợp.</w:t>
            </w:r>
          </w:p>
          <w:p w14:paraId="0FCABEAB" w14:textId="77777777" w:rsidR="00D44814" w:rsidRPr="00A042C2" w:rsidRDefault="00D44814" w:rsidP="00A042C2">
            <w:pPr>
              <w:shd w:val="clear" w:color="auto" w:fill="FFFFFF"/>
              <w:spacing w:after="0" w:line="300" w:lineRule="auto"/>
              <w:rPr>
                <w:rFonts w:ascii="Times New Roman" w:hAnsi="Times New Roman"/>
              </w:rPr>
            </w:pPr>
          </w:p>
        </w:tc>
      </w:tr>
    </w:tbl>
    <w:p w14:paraId="7FD4C577" w14:textId="77777777" w:rsidR="007D5A58" w:rsidRPr="00A042C2" w:rsidRDefault="007D5A58" w:rsidP="00A042C2">
      <w:pPr>
        <w:spacing w:after="0" w:line="300" w:lineRule="auto"/>
        <w:rPr>
          <w:rFonts w:ascii="Times New Roman" w:hAnsi="Times New Roman"/>
          <w:b/>
          <w:bCs/>
          <w:sz w:val="24"/>
          <w:szCs w:val="24"/>
          <w:lang w:eastAsia="x-none"/>
        </w:rPr>
      </w:pPr>
    </w:p>
    <w:p w14:paraId="25A4F6AA" w14:textId="77777777" w:rsidR="00AA4BB3" w:rsidRPr="00A042C2" w:rsidRDefault="00AA4BB3" w:rsidP="00A042C2">
      <w:pPr>
        <w:spacing w:after="0" w:line="300" w:lineRule="auto"/>
        <w:rPr>
          <w:rFonts w:ascii="Times New Roman" w:hAnsi="Times New Roman"/>
          <w:b/>
          <w:bCs/>
          <w:sz w:val="24"/>
          <w:szCs w:val="24"/>
          <w:lang w:eastAsia="x-none"/>
        </w:rPr>
      </w:pPr>
    </w:p>
    <w:sectPr w:rsidR="00AA4BB3" w:rsidRPr="00A042C2" w:rsidSect="00A042C2">
      <w:pgSz w:w="11909" w:h="16834" w:code="9"/>
      <w:pgMar w:top="1134" w:right="1418" w:bottom="1134" w:left="1418" w:header="720" w:footer="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Tran Thi. Thuy Dung" w:date="2024-05-07T10:27:00Z" w:initials="TT">
    <w:p w14:paraId="6D06EFE6" w14:textId="24E00F53" w:rsidR="00E0347D" w:rsidRDefault="00E0347D">
      <w:pPr>
        <w:pStyle w:val="CommentText"/>
      </w:pPr>
      <w:r>
        <w:rPr>
          <w:rStyle w:val="CommentReference"/>
        </w:rPr>
        <w:annotationRef/>
      </w:r>
      <w:r>
        <w:t>format</w:t>
      </w:r>
    </w:p>
  </w:comment>
  <w:comment w:id="9" w:author="Nguyen Nghia. Hoang" w:date="2024-05-30T17:44:00Z" w:initials="NNH">
    <w:p w14:paraId="2C3B4A3F" w14:textId="799C1D83" w:rsidR="004A7413" w:rsidRDefault="004A7413">
      <w:pPr>
        <w:pStyle w:val="CommentText"/>
      </w:pPr>
      <w:r>
        <w:rPr>
          <w:rStyle w:val="CommentReference"/>
        </w:rPr>
        <w:annotationRef/>
      </w:r>
    </w:p>
  </w:comment>
  <w:comment w:id="10" w:author="Tran Thi. Thuy Dung" w:date="2024-05-07T10:28:00Z" w:initials="TT">
    <w:p w14:paraId="42B899C6" w14:textId="6D343F46" w:rsidR="00E0347D" w:rsidRDefault="00E0347D">
      <w:pPr>
        <w:pStyle w:val="CommentText"/>
      </w:pPr>
      <w:r>
        <w:rPr>
          <w:rStyle w:val="CommentReference"/>
        </w:rPr>
        <w:annotationRef/>
      </w:r>
      <w:r>
        <w:t>cập nhật phiên bản mới</w:t>
      </w:r>
    </w:p>
  </w:comment>
  <w:comment w:id="13" w:author="Tran Thi. Thuy Dung" w:date="2024-05-07T10:31:00Z" w:initials="TT">
    <w:p w14:paraId="3FDFAF54" w14:textId="18587F06" w:rsidR="00E0347D" w:rsidRDefault="00E0347D">
      <w:pPr>
        <w:pStyle w:val="CommentText"/>
      </w:pPr>
      <w:r>
        <w:rPr>
          <w:rStyle w:val="CommentReference"/>
        </w:rPr>
        <w:annotationRef/>
      </w:r>
      <w:r>
        <w:t>bổ sung “DLKS” vào các mục tiêu</w:t>
      </w:r>
    </w:p>
  </w:comment>
  <w:comment w:id="14" w:author="Tran Thi. Thuy Dung" w:date="2024-05-07T10:26:00Z" w:initials="TT">
    <w:p w14:paraId="68D9E670" w14:textId="3925B50A" w:rsidR="00E0347D" w:rsidRDefault="00E0347D">
      <w:pPr>
        <w:pStyle w:val="CommentText"/>
      </w:pPr>
      <w:r>
        <w:rPr>
          <w:rStyle w:val="CommentReference"/>
        </w:rPr>
        <w:annotationRef/>
      </w:r>
      <w:r>
        <w:t>Phải dùng chuẩn đầu ra của DLKS</w:t>
      </w:r>
    </w:p>
  </w:comment>
  <w:comment w:id="18" w:author="Tran Thi. Thuy Dung" w:date="2024-05-07T10:26:00Z" w:initials="TT">
    <w:p w14:paraId="769F0E1B" w14:textId="7FE41BAE" w:rsidR="00A042C2" w:rsidRDefault="00A042C2">
      <w:pPr>
        <w:pStyle w:val="CommentText"/>
      </w:pPr>
      <w:r>
        <w:rPr>
          <w:rStyle w:val="CommentReference"/>
        </w:rPr>
        <w:annotationRef/>
      </w:r>
      <w:r>
        <w:t>Giảm số mục tiêu học phần</w:t>
      </w:r>
    </w:p>
  </w:comment>
  <w:comment w:id="23" w:author="Tran Thi. Thuy Dung" w:date="2024-05-07T10:32:00Z" w:initials="TT">
    <w:p w14:paraId="4CABC4AA" w14:textId="36E0DBE0" w:rsidR="00E0347D" w:rsidRDefault="00E0347D">
      <w:pPr>
        <w:pStyle w:val="CommentText"/>
      </w:pPr>
      <w:r>
        <w:rPr>
          <w:rStyle w:val="CommentReference"/>
        </w:rPr>
        <w:annotationRef/>
      </w:r>
      <w:r>
        <w:t>Chỉ ghi ch1, ch2, ch3, ko cần ghi lại tên tài liệu</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D06EFE6" w15:done="0"/>
  <w15:commentEx w15:paraId="2C3B4A3F" w15:paraIdParent="6D06EFE6" w15:done="0"/>
  <w15:commentEx w15:paraId="42B899C6" w15:done="0"/>
  <w15:commentEx w15:paraId="3FDFAF54" w15:done="0"/>
  <w15:commentEx w15:paraId="68D9E670" w15:done="0"/>
  <w15:commentEx w15:paraId="769F0E1B" w15:done="0"/>
  <w15:commentEx w15:paraId="4CABC4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C1B6801" w16cex:dateUtc="2024-05-07T03:27:00Z"/>
  <w16cex:commentExtensible w16cex:durableId="34BBF6F2" w16cex:dateUtc="2024-05-07T03:28:00Z"/>
  <w16cex:commentExtensible w16cex:durableId="45B50CFD" w16cex:dateUtc="2024-05-07T03:31:00Z"/>
  <w16cex:commentExtensible w16cex:durableId="11666C42" w16cex:dateUtc="2024-05-07T03:26:00Z"/>
  <w16cex:commentExtensible w16cex:durableId="247A9833" w16cex:dateUtc="2024-05-07T03:26:00Z"/>
  <w16cex:commentExtensible w16cex:durableId="05E3A50F" w16cex:dateUtc="2024-05-07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D06EFE6" w16cid:durableId="6C1B6801"/>
  <w16cid:commentId w16cid:paraId="42B899C6" w16cid:durableId="34BBF6F2"/>
  <w16cid:commentId w16cid:paraId="3FDFAF54" w16cid:durableId="45B50CFD"/>
  <w16cid:commentId w16cid:paraId="68D9E670" w16cid:durableId="11666C42"/>
  <w16cid:commentId w16cid:paraId="769F0E1B" w16cid:durableId="247A9833"/>
  <w16cid:commentId w16cid:paraId="4CABC4AA" w16cid:durableId="05E3A50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E584D6" w14:textId="77777777" w:rsidR="002F1B8B" w:rsidRDefault="002F1B8B" w:rsidP="00D74E36">
      <w:pPr>
        <w:spacing w:after="0" w:line="240" w:lineRule="auto"/>
      </w:pPr>
      <w:r>
        <w:separator/>
      </w:r>
    </w:p>
  </w:endnote>
  <w:endnote w:type="continuationSeparator" w:id="0">
    <w:p w14:paraId="1F98047B" w14:textId="77777777" w:rsidR="002F1B8B" w:rsidRDefault="002F1B8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89793E">
      <w:rPr>
        <w:noProof/>
      </w:rPr>
      <w:t>7</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6BF99" w14:textId="77777777" w:rsidR="002F1B8B" w:rsidRDefault="002F1B8B" w:rsidP="00D74E36">
      <w:pPr>
        <w:spacing w:after="0" w:line="240" w:lineRule="auto"/>
      </w:pPr>
      <w:r>
        <w:separator/>
      </w:r>
    </w:p>
  </w:footnote>
  <w:footnote w:type="continuationSeparator" w:id="0">
    <w:p w14:paraId="03A66107" w14:textId="77777777" w:rsidR="002F1B8B" w:rsidRDefault="002F1B8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E252D4"/>
    <w:multiLevelType w:val="hybridMultilevel"/>
    <w:tmpl w:val="1B7CDDC0"/>
    <w:lvl w:ilvl="0" w:tplc="5E1028E4">
      <w:start w:val="5"/>
      <w:numFmt w:val="bullet"/>
      <w:lvlText w:val="-"/>
      <w:lvlJc w:val="left"/>
      <w:pPr>
        <w:ind w:left="450" w:hanging="360"/>
      </w:pPr>
      <w:rPr>
        <w:rFonts w:ascii="Times New Roman" w:eastAsia="Times New Roman" w:hAnsi="Times New Roman"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cs="Wingdings" w:hint="default"/>
      </w:rPr>
    </w:lvl>
    <w:lvl w:ilvl="3" w:tplc="04090001">
      <w:start w:val="1"/>
      <w:numFmt w:val="bullet"/>
      <w:lvlText w:val=""/>
      <w:lvlJc w:val="left"/>
      <w:pPr>
        <w:ind w:left="2610" w:hanging="360"/>
      </w:pPr>
      <w:rPr>
        <w:rFonts w:ascii="Symbol" w:hAnsi="Symbol" w:cs="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cs="Wingdings" w:hint="default"/>
      </w:rPr>
    </w:lvl>
    <w:lvl w:ilvl="6" w:tplc="04090001">
      <w:start w:val="1"/>
      <w:numFmt w:val="bullet"/>
      <w:lvlText w:val=""/>
      <w:lvlJc w:val="left"/>
      <w:pPr>
        <w:ind w:left="4770" w:hanging="360"/>
      </w:pPr>
      <w:rPr>
        <w:rFonts w:ascii="Symbol" w:hAnsi="Symbol" w:cs="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cs="Wingdings" w:hint="default"/>
      </w:rPr>
    </w:lvl>
  </w:abstractNum>
  <w:abstractNum w:abstractNumId="7">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9B5073"/>
    <w:multiLevelType w:val="hybridMultilevel"/>
    <w:tmpl w:val="129653A0"/>
    <w:lvl w:ilvl="0" w:tplc="5E1028E4">
      <w:start w:val="5"/>
      <w:numFmt w:val="bullet"/>
      <w:lvlText w:val="-"/>
      <w:lvlJc w:val="left"/>
      <w:pPr>
        <w:ind w:left="450" w:hanging="360"/>
      </w:pPr>
      <w:rPr>
        <w:rFonts w:ascii="Times New Roman" w:eastAsia="Times New Roman" w:hAnsi="Times New Roman"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cs="Wingdings" w:hint="default"/>
      </w:rPr>
    </w:lvl>
    <w:lvl w:ilvl="3" w:tplc="04090001">
      <w:start w:val="1"/>
      <w:numFmt w:val="bullet"/>
      <w:lvlText w:val=""/>
      <w:lvlJc w:val="left"/>
      <w:pPr>
        <w:ind w:left="2610" w:hanging="360"/>
      </w:pPr>
      <w:rPr>
        <w:rFonts w:ascii="Symbol" w:hAnsi="Symbol" w:cs="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cs="Wingdings" w:hint="default"/>
      </w:rPr>
    </w:lvl>
    <w:lvl w:ilvl="6" w:tplc="04090001">
      <w:start w:val="1"/>
      <w:numFmt w:val="bullet"/>
      <w:lvlText w:val=""/>
      <w:lvlJc w:val="left"/>
      <w:pPr>
        <w:ind w:left="4770" w:hanging="360"/>
      </w:pPr>
      <w:rPr>
        <w:rFonts w:ascii="Symbol" w:hAnsi="Symbol" w:cs="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cs="Wingdings" w:hint="default"/>
      </w:rPr>
    </w:lvl>
  </w:abstractNum>
  <w:abstractNum w:abstractNumId="22">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3">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7"/>
  </w:num>
  <w:num w:numId="2">
    <w:abstractNumId w:val="25"/>
  </w:num>
  <w:num w:numId="3">
    <w:abstractNumId w:val="12"/>
  </w:num>
  <w:num w:numId="4">
    <w:abstractNumId w:val="0"/>
  </w:num>
  <w:num w:numId="5">
    <w:abstractNumId w:val="10"/>
  </w:num>
  <w:num w:numId="6">
    <w:abstractNumId w:val="18"/>
  </w:num>
  <w:num w:numId="7">
    <w:abstractNumId w:val="26"/>
  </w:num>
  <w:num w:numId="8">
    <w:abstractNumId w:val="19"/>
  </w:num>
  <w:num w:numId="9">
    <w:abstractNumId w:val="30"/>
  </w:num>
  <w:num w:numId="10">
    <w:abstractNumId w:val="28"/>
  </w:num>
  <w:num w:numId="11">
    <w:abstractNumId w:val="13"/>
  </w:num>
  <w:num w:numId="12">
    <w:abstractNumId w:val="35"/>
  </w:num>
  <w:num w:numId="13">
    <w:abstractNumId w:val="24"/>
  </w:num>
  <w:num w:numId="14">
    <w:abstractNumId w:val="33"/>
  </w:num>
  <w:num w:numId="15">
    <w:abstractNumId w:val="8"/>
  </w:num>
  <w:num w:numId="16">
    <w:abstractNumId w:val="4"/>
  </w:num>
  <w:num w:numId="17">
    <w:abstractNumId w:val="22"/>
  </w:num>
  <w:num w:numId="18">
    <w:abstractNumId w:val="3"/>
  </w:num>
  <w:num w:numId="19">
    <w:abstractNumId w:val="23"/>
  </w:num>
  <w:num w:numId="20">
    <w:abstractNumId w:val="27"/>
  </w:num>
  <w:num w:numId="21">
    <w:abstractNumId w:val="31"/>
  </w:num>
  <w:num w:numId="22">
    <w:abstractNumId w:val="15"/>
  </w:num>
  <w:num w:numId="23">
    <w:abstractNumId w:val="9"/>
  </w:num>
  <w:num w:numId="24">
    <w:abstractNumId w:val="11"/>
  </w:num>
  <w:num w:numId="25">
    <w:abstractNumId w:val="14"/>
  </w:num>
  <w:num w:numId="26">
    <w:abstractNumId w:val="32"/>
  </w:num>
  <w:num w:numId="27">
    <w:abstractNumId w:val="29"/>
  </w:num>
  <w:num w:numId="28">
    <w:abstractNumId w:val="20"/>
  </w:num>
  <w:num w:numId="29">
    <w:abstractNumId w:val="6"/>
  </w:num>
  <w:num w:numId="30">
    <w:abstractNumId w:val="21"/>
  </w:num>
  <w:num w:numId="31">
    <w:abstractNumId w:val="2"/>
  </w:num>
  <w:num w:numId="32">
    <w:abstractNumId w:val="16"/>
  </w:num>
  <w:num w:numId="33">
    <w:abstractNumId w:val="17"/>
  </w:num>
  <w:num w:numId="34">
    <w:abstractNumId w:val="5"/>
  </w:num>
  <w:num w:numId="35">
    <w:abstractNumId w:val="1"/>
  </w:num>
  <w:num w:numId="36">
    <w:abstractNumId w:val="3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guyen Nghia. Hoang">
    <w15:presenceInfo w15:providerId="None" w15:userId="Nguyen Nghia. Hoang"/>
  </w15:person>
  <w15:person w15:author="Tran Thi. Thuy Dung">
    <w15:presenceInfo w15:providerId="AD" w15:userId="S::dungtran@neu.edu.vn::0cc9c28e-efef-461b-bc0f-6efe7b7ee9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466E"/>
    <w:rsid w:val="00005FA8"/>
    <w:rsid w:val="000074C3"/>
    <w:rsid w:val="00007F21"/>
    <w:rsid w:val="0001032C"/>
    <w:rsid w:val="000103BF"/>
    <w:rsid w:val="0001050B"/>
    <w:rsid w:val="00011D2A"/>
    <w:rsid w:val="00013BCE"/>
    <w:rsid w:val="00014B19"/>
    <w:rsid w:val="00015E6C"/>
    <w:rsid w:val="00017255"/>
    <w:rsid w:val="00021EED"/>
    <w:rsid w:val="000225D7"/>
    <w:rsid w:val="0002311F"/>
    <w:rsid w:val="00024D94"/>
    <w:rsid w:val="00026521"/>
    <w:rsid w:val="00026B90"/>
    <w:rsid w:val="00027A9A"/>
    <w:rsid w:val="00037DE5"/>
    <w:rsid w:val="000420F7"/>
    <w:rsid w:val="0004510D"/>
    <w:rsid w:val="00046615"/>
    <w:rsid w:val="00055A0A"/>
    <w:rsid w:val="0005621C"/>
    <w:rsid w:val="000645B1"/>
    <w:rsid w:val="00064A8D"/>
    <w:rsid w:val="0007310F"/>
    <w:rsid w:val="00074EEC"/>
    <w:rsid w:val="000754CF"/>
    <w:rsid w:val="00076B91"/>
    <w:rsid w:val="000777B6"/>
    <w:rsid w:val="0008087F"/>
    <w:rsid w:val="000827D6"/>
    <w:rsid w:val="00085151"/>
    <w:rsid w:val="00085477"/>
    <w:rsid w:val="00085E50"/>
    <w:rsid w:val="00090E9C"/>
    <w:rsid w:val="000917B2"/>
    <w:rsid w:val="0009297A"/>
    <w:rsid w:val="00092B88"/>
    <w:rsid w:val="0009418F"/>
    <w:rsid w:val="00096F3D"/>
    <w:rsid w:val="00097DFE"/>
    <w:rsid w:val="000A334A"/>
    <w:rsid w:val="000A696F"/>
    <w:rsid w:val="000B1E93"/>
    <w:rsid w:val="000C27BE"/>
    <w:rsid w:val="000C3867"/>
    <w:rsid w:val="000C5479"/>
    <w:rsid w:val="000D0784"/>
    <w:rsid w:val="000D21CE"/>
    <w:rsid w:val="000D4407"/>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39D3"/>
    <w:rsid w:val="001155E9"/>
    <w:rsid w:val="00117441"/>
    <w:rsid w:val="00117FC1"/>
    <w:rsid w:val="00120132"/>
    <w:rsid w:val="00123875"/>
    <w:rsid w:val="00126434"/>
    <w:rsid w:val="001311FE"/>
    <w:rsid w:val="00132B8D"/>
    <w:rsid w:val="00134F19"/>
    <w:rsid w:val="00140FA7"/>
    <w:rsid w:val="00145781"/>
    <w:rsid w:val="001475A4"/>
    <w:rsid w:val="00150ADE"/>
    <w:rsid w:val="00150EB2"/>
    <w:rsid w:val="001537D7"/>
    <w:rsid w:val="00154246"/>
    <w:rsid w:val="00154A9A"/>
    <w:rsid w:val="00157AFC"/>
    <w:rsid w:val="00161425"/>
    <w:rsid w:val="00162ECF"/>
    <w:rsid w:val="00170D72"/>
    <w:rsid w:val="00180CEA"/>
    <w:rsid w:val="00181C35"/>
    <w:rsid w:val="0018339C"/>
    <w:rsid w:val="00183E9A"/>
    <w:rsid w:val="00184395"/>
    <w:rsid w:val="001847F2"/>
    <w:rsid w:val="001848E1"/>
    <w:rsid w:val="00190CE1"/>
    <w:rsid w:val="0019334E"/>
    <w:rsid w:val="001933F3"/>
    <w:rsid w:val="00197D5C"/>
    <w:rsid w:val="001A006B"/>
    <w:rsid w:val="001A0796"/>
    <w:rsid w:val="001A09D5"/>
    <w:rsid w:val="001A3804"/>
    <w:rsid w:val="001A3E8E"/>
    <w:rsid w:val="001A51AB"/>
    <w:rsid w:val="001A5307"/>
    <w:rsid w:val="001A5363"/>
    <w:rsid w:val="001B076B"/>
    <w:rsid w:val="001B0D52"/>
    <w:rsid w:val="001B1565"/>
    <w:rsid w:val="001B4D3A"/>
    <w:rsid w:val="001B5C43"/>
    <w:rsid w:val="001B7896"/>
    <w:rsid w:val="001B7E5C"/>
    <w:rsid w:val="001C2B9C"/>
    <w:rsid w:val="001C30E6"/>
    <w:rsid w:val="001C49CD"/>
    <w:rsid w:val="001D1230"/>
    <w:rsid w:val="001D1253"/>
    <w:rsid w:val="001D1AA5"/>
    <w:rsid w:val="001D1D3E"/>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12E16"/>
    <w:rsid w:val="00220CC3"/>
    <w:rsid w:val="002236BB"/>
    <w:rsid w:val="0022546A"/>
    <w:rsid w:val="00227CB2"/>
    <w:rsid w:val="00230A84"/>
    <w:rsid w:val="00232C68"/>
    <w:rsid w:val="00234A94"/>
    <w:rsid w:val="002370D9"/>
    <w:rsid w:val="00244295"/>
    <w:rsid w:val="002452F0"/>
    <w:rsid w:val="00246371"/>
    <w:rsid w:val="002466B7"/>
    <w:rsid w:val="00247464"/>
    <w:rsid w:val="002477F8"/>
    <w:rsid w:val="00250AC8"/>
    <w:rsid w:val="002522BB"/>
    <w:rsid w:val="00253295"/>
    <w:rsid w:val="002548C0"/>
    <w:rsid w:val="00254B2A"/>
    <w:rsid w:val="00254BC9"/>
    <w:rsid w:val="002564B8"/>
    <w:rsid w:val="00256793"/>
    <w:rsid w:val="002573C9"/>
    <w:rsid w:val="002601EA"/>
    <w:rsid w:val="0026051A"/>
    <w:rsid w:val="00263F22"/>
    <w:rsid w:val="00267B77"/>
    <w:rsid w:val="002723CA"/>
    <w:rsid w:val="00274698"/>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07BA"/>
    <w:rsid w:val="002F1B8B"/>
    <w:rsid w:val="002F2AB3"/>
    <w:rsid w:val="002F4905"/>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0921"/>
    <w:rsid w:val="00361B77"/>
    <w:rsid w:val="00362676"/>
    <w:rsid w:val="003627A2"/>
    <w:rsid w:val="00363104"/>
    <w:rsid w:val="003638D1"/>
    <w:rsid w:val="003675AF"/>
    <w:rsid w:val="0036787A"/>
    <w:rsid w:val="00370ABB"/>
    <w:rsid w:val="003719BA"/>
    <w:rsid w:val="00373103"/>
    <w:rsid w:val="0037380D"/>
    <w:rsid w:val="00375642"/>
    <w:rsid w:val="003759A9"/>
    <w:rsid w:val="00376F93"/>
    <w:rsid w:val="00377C63"/>
    <w:rsid w:val="00385FD0"/>
    <w:rsid w:val="003878B4"/>
    <w:rsid w:val="0039349C"/>
    <w:rsid w:val="003947A5"/>
    <w:rsid w:val="003958F9"/>
    <w:rsid w:val="00396062"/>
    <w:rsid w:val="003969A2"/>
    <w:rsid w:val="00397F03"/>
    <w:rsid w:val="003A0A16"/>
    <w:rsid w:val="003B086F"/>
    <w:rsid w:val="003B0B39"/>
    <w:rsid w:val="003B0F07"/>
    <w:rsid w:val="003B30C1"/>
    <w:rsid w:val="003B4D91"/>
    <w:rsid w:val="003B5338"/>
    <w:rsid w:val="003C1151"/>
    <w:rsid w:val="003C5778"/>
    <w:rsid w:val="003C7FC3"/>
    <w:rsid w:val="003D103A"/>
    <w:rsid w:val="003D490D"/>
    <w:rsid w:val="003D52D6"/>
    <w:rsid w:val="003D5C59"/>
    <w:rsid w:val="003D61BA"/>
    <w:rsid w:val="003D6B4A"/>
    <w:rsid w:val="003D7250"/>
    <w:rsid w:val="003E0489"/>
    <w:rsid w:val="003E1E22"/>
    <w:rsid w:val="003E5EFC"/>
    <w:rsid w:val="003E6100"/>
    <w:rsid w:val="003F119D"/>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3EB9"/>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17F5"/>
    <w:rsid w:val="004A2044"/>
    <w:rsid w:val="004A2742"/>
    <w:rsid w:val="004A7413"/>
    <w:rsid w:val="004A79B1"/>
    <w:rsid w:val="004B1B30"/>
    <w:rsid w:val="004B459F"/>
    <w:rsid w:val="004B5FD3"/>
    <w:rsid w:val="004B6826"/>
    <w:rsid w:val="004C2BE3"/>
    <w:rsid w:val="004D0931"/>
    <w:rsid w:val="004D1E39"/>
    <w:rsid w:val="004D3A9B"/>
    <w:rsid w:val="004D3F2F"/>
    <w:rsid w:val="004E2AF2"/>
    <w:rsid w:val="004E6D44"/>
    <w:rsid w:val="004F0886"/>
    <w:rsid w:val="004F57C7"/>
    <w:rsid w:val="00500548"/>
    <w:rsid w:val="00500CEC"/>
    <w:rsid w:val="00501BCF"/>
    <w:rsid w:val="00501FD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37AEE"/>
    <w:rsid w:val="0054451D"/>
    <w:rsid w:val="00544C8E"/>
    <w:rsid w:val="00544E42"/>
    <w:rsid w:val="00547EA7"/>
    <w:rsid w:val="00552C64"/>
    <w:rsid w:val="00554B2D"/>
    <w:rsid w:val="005608A7"/>
    <w:rsid w:val="00561664"/>
    <w:rsid w:val="00563467"/>
    <w:rsid w:val="00572009"/>
    <w:rsid w:val="00573EA9"/>
    <w:rsid w:val="00577164"/>
    <w:rsid w:val="00581E19"/>
    <w:rsid w:val="005874A8"/>
    <w:rsid w:val="00594065"/>
    <w:rsid w:val="00596916"/>
    <w:rsid w:val="00596A15"/>
    <w:rsid w:val="00596CBC"/>
    <w:rsid w:val="00596DEA"/>
    <w:rsid w:val="005974BB"/>
    <w:rsid w:val="00597CE1"/>
    <w:rsid w:val="005A0038"/>
    <w:rsid w:val="005A1AB1"/>
    <w:rsid w:val="005A7AA5"/>
    <w:rsid w:val="005B00A7"/>
    <w:rsid w:val="005B1BA4"/>
    <w:rsid w:val="005B4485"/>
    <w:rsid w:val="005C088F"/>
    <w:rsid w:val="005C0A2D"/>
    <w:rsid w:val="005C0D3A"/>
    <w:rsid w:val="005C1578"/>
    <w:rsid w:val="005C2051"/>
    <w:rsid w:val="005C416C"/>
    <w:rsid w:val="005C45B5"/>
    <w:rsid w:val="005C51A5"/>
    <w:rsid w:val="005C58B7"/>
    <w:rsid w:val="005C6D70"/>
    <w:rsid w:val="005D011B"/>
    <w:rsid w:val="005D11D8"/>
    <w:rsid w:val="005D31A5"/>
    <w:rsid w:val="005D3AF7"/>
    <w:rsid w:val="005D3FC0"/>
    <w:rsid w:val="005D50B9"/>
    <w:rsid w:val="005D6415"/>
    <w:rsid w:val="005D6438"/>
    <w:rsid w:val="005D7D21"/>
    <w:rsid w:val="005E13F2"/>
    <w:rsid w:val="005E7BF9"/>
    <w:rsid w:val="005E7F27"/>
    <w:rsid w:val="005F04FD"/>
    <w:rsid w:val="005F0C7C"/>
    <w:rsid w:val="005F6E8B"/>
    <w:rsid w:val="005F7314"/>
    <w:rsid w:val="00600728"/>
    <w:rsid w:val="00600FEB"/>
    <w:rsid w:val="0060366A"/>
    <w:rsid w:val="00605764"/>
    <w:rsid w:val="006061ED"/>
    <w:rsid w:val="006117BA"/>
    <w:rsid w:val="0061271E"/>
    <w:rsid w:val="00616507"/>
    <w:rsid w:val="006204E4"/>
    <w:rsid w:val="00621932"/>
    <w:rsid w:val="006226D0"/>
    <w:rsid w:val="00624023"/>
    <w:rsid w:val="00625CD7"/>
    <w:rsid w:val="00627B29"/>
    <w:rsid w:val="00634744"/>
    <w:rsid w:val="00635543"/>
    <w:rsid w:val="00636AD9"/>
    <w:rsid w:val="006402AC"/>
    <w:rsid w:val="006436D1"/>
    <w:rsid w:val="006476BA"/>
    <w:rsid w:val="00653B6C"/>
    <w:rsid w:val="00656231"/>
    <w:rsid w:val="00660F21"/>
    <w:rsid w:val="00662114"/>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2A1F"/>
    <w:rsid w:val="006C6A28"/>
    <w:rsid w:val="006D0A29"/>
    <w:rsid w:val="006D1D2F"/>
    <w:rsid w:val="006D42EB"/>
    <w:rsid w:val="006D5936"/>
    <w:rsid w:val="006D5FEE"/>
    <w:rsid w:val="006E1597"/>
    <w:rsid w:val="006E3B41"/>
    <w:rsid w:val="006E4B78"/>
    <w:rsid w:val="006E503B"/>
    <w:rsid w:val="006E7A21"/>
    <w:rsid w:val="006F1368"/>
    <w:rsid w:val="006F21F3"/>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26D6"/>
    <w:rsid w:val="00754ACC"/>
    <w:rsid w:val="0075507A"/>
    <w:rsid w:val="00755136"/>
    <w:rsid w:val="0075516C"/>
    <w:rsid w:val="00755C08"/>
    <w:rsid w:val="007561AE"/>
    <w:rsid w:val="007612CB"/>
    <w:rsid w:val="00762A24"/>
    <w:rsid w:val="0076490D"/>
    <w:rsid w:val="007660D8"/>
    <w:rsid w:val="007660FA"/>
    <w:rsid w:val="0076679A"/>
    <w:rsid w:val="007708C3"/>
    <w:rsid w:val="00771916"/>
    <w:rsid w:val="00773A8E"/>
    <w:rsid w:val="00775B80"/>
    <w:rsid w:val="00780592"/>
    <w:rsid w:val="00780B0A"/>
    <w:rsid w:val="00782012"/>
    <w:rsid w:val="00784278"/>
    <w:rsid w:val="00793773"/>
    <w:rsid w:val="007941F1"/>
    <w:rsid w:val="007961B5"/>
    <w:rsid w:val="007A04AE"/>
    <w:rsid w:val="007A1240"/>
    <w:rsid w:val="007A1732"/>
    <w:rsid w:val="007B1540"/>
    <w:rsid w:val="007B1E76"/>
    <w:rsid w:val="007B5F40"/>
    <w:rsid w:val="007B7371"/>
    <w:rsid w:val="007C09BD"/>
    <w:rsid w:val="007C0AE5"/>
    <w:rsid w:val="007C1D0B"/>
    <w:rsid w:val="007C2658"/>
    <w:rsid w:val="007C3369"/>
    <w:rsid w:val="007C3D3B"/>
    <w:rsid w:val="007C52FC"/>
    <w:rsid w:val="007C5398"/>
    <w:rsid w:val="007C749E"/>
    <w:rsid w:val="007C762B"/>
    <w:rsid w:val="007D0FDA"/>
    <w:rsid w:val="007D1AB3"/>
    <w:rsid w:val="007D25DE"/>
    <w:rsid w:val="007D2706"/>
    <w:rsid w:val="007D313A"/>
    <w:rsid w:val="007D39F6"/>
    <w:rsid w:val="007D4254"/>
    <w:rsid w:val="007D45B7"/>
    <w:rsid w:val="007D54FE"/>
    <w:rsid w:val="007D5A58"/>
    <w:rsid w:val="007E180E"/>
    <w:rsid w:val="007E59F9"/>
    <w:rsid w:val="007F0D48"/>
    <w:rsid w:val="007F177A"/>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256E"/>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9793E"/>
    <w:rsid w:val="008A03A8"/>
    <w:rsid w:val="008A0697"/>
    <w:rsid w:val="008A1B3A"/>
    <w:rsid w:val="008A33C3"/>
    <w:rsid w:val="008A5EF3"/>
    <w:rsid w:val="008A6311"/>
    <w:rsid w:val="008B089C"/>
    <w:rsid w:val="008B2170"/>
    <w:rsid w:val="008B6790"/>
    <w:rsid w:val="008B6A1B"/>
    <w:rsid w:val="008C0AE4"/>
    <w:rsid w:val="008C1CBA"/>
    <w:rsid w:val="008C6083"/>
    <w:rsid w:val="008C6BBE"/>
    <w:rsid w:val="008D170A"/>
    <w:rsid w:val="008D2732"/>
    <w:rsid w:val="008D31BC"/>
    <w:rsid w:val="008D3515"/>
    <w:rsid w:val="008E0761"/>
    <w:rsid w:val="008E311D"/>
    <w:rsid w:val="008E374E"/>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051A"/>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2E99"/>
    <w:rsid w:val="00993367"/>
    <w:rsid w:val="009940A0"/>
    <w:rsid w:val="00994A4D"/>
    <w:rsid w:val="00995B46"/>
    <w:rsid w:val="00995D04"/>
    <w:rsid w:val="009A028B"/>
    <w:rsid w:val="009A1A2F"/>
    <w:rsid w:val="009A3FCE"/>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42C2"/>
    <w:rsid w:val="00A060A5"/>
    <w:rsid w:val="00A06E4C"/>
    <w:rsid w:val="00A110C1"/>
    <w:rsid w:val="00A12597"/>
    <w:rsid w:val="00A13798"/>
    <w:rsid w:val="00A15AB1"/>
    <w:rsid w:val="00A15AD5"/>
    <w:rsid w:val="00A17020"/>
    <w:rsid w:val="00A1750A"/>
    <w:rsid w:val="00A24028"/>
    <w:rsid w:val="00A25103"/>
    <w:rsid w:val="00A30C7D"/>
    <w:rsid w:val="00A30CA3"/>
    <w:rsid w:val="00A30D37"/>
    <w:rsid w:val="00A31267"/>
    <w:rsid w:val="00A3447B"/>
    <w:rsid w:val="00A378D4"/>
    <w:rsid w:val="00A411A8"/>
    <w:rsid w:val="00A46D17"/>
    <w:rsid w:val="00A46F15"/>
    <w:rsid w:val="00A503BC"/>
    <w:rsid w:val="00A53A98"/>
    <w:rsid w:val="00A53B3D"/>
    <w:rsid w:val="00A55A03"/>
    <w:rsid w:val="00A57447"/>
    <w:rsid w:val="00A60806"/>
    <w:rsid w:val="00A63E8B"/>
    <w:rsid w:val="00A64F86"/>
    <w:rsid w:val="00A664D6"/>
    <w:rsid w:val="00A66A26"/>
    <w:rsid w:val="00A66E92"/>
    <w:rsid w:val="00A671A0"/>
    <w:rsid w:val="00A67D24"/>
    <w:rsid w:val="00A762C8"/>
    <w:rsid w:val="00A80984"/>
    <w:rsid w:val="00A80E88"/>
    <w:rsid w:val="00A84CF2"/>
    <w:rsid w:val="00A85456"/>
    <w:rsid w:val="00A8577D"/>
    <w:rsid w:val="00A85AE0"/>
    <w:rsid w:val="00A86676"/>
    <w:rsid w:val="00A9231C"/>
    <w:rsid w:val="00A93AF7"/>
    <w:rsid w:val="00AA0647"/>
    <w:rsid w:val="00AA2D44"/>
    <w:rsid w:val="00AA4BB3"/>
    <w:rsid w:val="00AA6D6B"/>
    <w:rsid w:val="00AB2785"/>
    <w:rsid w:val="00AB3E71"/>
    <w:rsid w:val="00AC0E50"/>
    <w:rsid w:val="00AC1685"/>
    <w:rsid w:val="00AC298D"/>
    <w:rsid w:val="00AC515F"/>
    <w:rsid w:val="00AC52DD"/>
    <w:rsid w:val="00AD22BD"/>
    <w:rsid w:val="00AD2D15"/>
    <w:rsid w:val="00AD2F74"/>
    <w:rsid w:val="00AD50E5"/>
    <w:rsid w:val="00AE0A6C"/>
    <w:rsid w:val="00AE2A75"/>
    <w:rsid w:val="00AE526B"/>
    <w:rsid w:val="00AF15D5"/>
    <w:rsid w:val="00AF28FB"/>
    <w:rsid w:val="00AF40D4"/>
    <w:rsid w:val="00AF47C6"/>
    <w:rsid w:val="00AF4B65"/>
    <w:rsid w:val="00B06918"/>
    <w:rsid w:val="00B07C5A"/>
    <w:rsid w:val="00B14BE3"/>
    <w:rsid w:val="00B1533C"/>
    <w:rsid w:val="00B15584"/>
    <w:rsid w:val="00B16674"/>
    <w:rsid w:val="00B16C71"/>
    <w:rsid w:val="00B17420"/>
    <w:rsid w:val="00B20DB7"/>
    <w:rsid w:val="00B215BD"/>
    <w:rsid w:val="00B232EB"/>
    <w:rsid w:val="00B23B57"/>
    <w:rsid w:val="00B26751"/>
    <w:rsid w:val="00B26DFC"/>
    <w:rsid w:val="00B30910"/>
    <w:rsid w:val="00B30DA8"/>
    <w:rsid w:val="00B340F8"/>
    <w:rsid w:val="00B34EC0"/>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5D75"/>
    <w:rsid w:val="00B76564"/>
    <w:rsid w:val="00B81962"/>
    <w:rsid w:val="00B91820"/>
    <w:rsid w:val="00B92CCB"/>
    <w:rsid w:val="00B930EF"/>
    <w:rsid w:val="00B93446"/>
    <w:rsid w:val="00B93FCF"/>
    <w:rsid w:val="00B95599"/>
    <w:rsid w:val="00B95EA6"/>
    <w:rsid w:val="00B96BE8"/>
    <w:rsid w:val="00BA262C"/>
    <w:rsid w:val="00BA450B"/>
    <w:rsid w:val="00BA4E18"/>
    <w:rsid w:val="00BA5FFE"/>
    <w:rsid w:val="00BB0A44"/>
    <w:rsid w:val="00BB5F2B"/>
    <w:rsid w:val="00BB6C70"/>
    <w:rsid w:val="00BC2D21"/>
    <w:rsid w:val="00BC7922"/>
    <w:rsid w:val="00BD0FCA"/>
    <w:rsid w:val="00BD679D"/>
    <w:rsid w:val="00BE1B6E"/>
    <w:rsid w:val="00BE2E3D"/>
    <w:rsid w:val="00BE5BF9"/>
    <w:rsid w:val="00BE7D99"/>
    <w:rsid w:val="00BF063A"/>
    <w:rsid w:val="00BF71F9"/>
    <w:rsid w:val="00C03DB7"/>
    <w:rsid w:val="00C056EC"/>
    <w:rsid w:val="00C13EA6"/>
    <w:rsid w:val="00C14FA4"/>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4A93"/>
    <w:rsid w:val="00C607C4"/>
    <w:rsid w:val="00C61C32"/>
    <w:rsid w:val="00C62BAE"/>
    <w:rsid w:val="00C63858"/>
    <w:rsid w:val="00C65BE5"/>
    <w:rsid w:val="00C70BD8"/>
    <w:rsid w:val="00C760E6"/>
    <w:rsid w:val="00C8048A"/>
    <w:rsid w:val="00C81A2F"/>
    <w:rsid w:val="00C83388"/>
    <w:rsid w:val="00C83AE6"/>
    <w:rsid w:val="00C85267"/>
    <w:rsid w:val="00C863DB"/>
    <w:rsid w:val="00C86533"/>
    <w:rsid w:val="00C869CF"/>
    <w:rsid w:val="00C94DF5"/>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C33DA"/>
    <w:rsid w:val="00CD0F8A"/>
    <w:rsid w:val="00CD7136"/>
    <w:rsid w:val="00CE0039"/>
    <w:rsid w:val="00CE03D9"/>
    <w:rsid w:val="00CE1DCC"/>
    <w:rsid w:val="00CE2684"/>
    <w:rsid w:val="00CE2692"/>
    <w:rsid w:val="00CE5D90"/>
    <w:rsid w:val="00CE76D6"/>
    <w:rsid w:val="00CE7E70"/>
    <w:rsid w:val="00CF20AB"/>
    <w:rsid w:val="00CF6623"/>
    <w:rsid w:val="00CF718E"/>
    <w:rsid w:val="00D02961"/>
    <w:rsid w:val="00D02F59"/>
    <w:rsid w:val="00D05566"/>
    <w:rsid w:val="00D064AD"/>
    <w:rsid w:val="00D07D09"/>
    <w:rsid w:val="00D12914"/>
    <w:rsid w:val="00D15003"/>
    <w:rsid w:val="00D175C0"/>
    <w:rsid w:val="00D2120A"/>
    <w:rsid w:val="00D219B8"/>
    <w:rsid w:val="00D2255B"/>
    <w:rsid w:val="00D22944"/>
    <w:rsid w:val="00D2344D"/>
    <w:rsid w:val="00D26932"/>
    <w:rsid w:val="00D301A2"/>
    <w:rsid w:val="00D33CF0"/>
    <w:rsid w:val="00D35F07"/>
    <w:rsid w:val="00D36792"/>
    <w:rsid w:val="00D37029"/>
    <w:rsid w:val="00D4001F"/>
    <w:rsid w:val="00D4064D"/>
    <w:rsid w:val="00D44814"/>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3701"/>
    <w:rsid w:val="00DF7A60"/>
    <w:rsid w:val="00E015E4"/>
    <w:rsid w:val="00E022EF"/>
    <w:rsid w:val="00E02908"/>
    <w:rsid w:val="00E0347D"/>
    <w:rsid w:val="00E04AF0"/>
    <w:rsid w:val="00E1022F"/>
    <w:rsid w:val="00E136A2"/>
    <w:rsid w:val="00E1441E"/>
    <w:rsid w:val="00E2267E"/>
    <w:rsid w:val="00E2385B"/>
    <w:rsid w:val="00E2413C"/>
    <w:rsid w:val="00E256D2"/>
    <w:rsid w:val="00E327CA"/>
    <w:rsid w:val="00E32A93"/>
    <w:rsid w:val="00E34114"/>
    <w:rsid w:val="00E36061"/>
    <w:rsid w:val="00E4181A"/>
    <w:rsid w:val="00E42334"/>
    <w:rsid w:val="00E42C1B"/>
    <w:rsid w:val="00E4381B"/>
    <w:rsid w:val="00E458B3"/>
    <w:rsid w:val="00E45CBC"/>
    <w:rsid w:val="00E54BEB"/>
    <w:rsid w:val="00E601EC"/>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1769"/>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59AF"/>
    <w:rsid w:val="00F4692F"/>
    <w:rsid w:val="00F47691"/>
    <w:rsid w:val="00F50017"/>
    <w:rsid w:val="00F502D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95427"/>
    <w:rsid w:val="00F958F9"/>
    <w:rsid w:val="00FA1115"/>
    <w:rsid w:val="00FA2038"/>
    <w:rsid w:val="00FA3AD8"/>
    <w:rsid w:val="00FA4C8E"/>
    <w:rsid w:val="00FA59C4"/>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StyleTimesNewRoman12ptJustifiedFirstline05Before">
    <w:name w:val="Style Times New Roman 12 pt Justified First line:  0.5&quot; Before:..."/>
    <w:basedOn w:val="Normal"/>
    <w:uiPriority w:val="99"/>
    <w:rsid w:val="00CC33DA"/>
    <w:pPr>
      <w:spacing w:before="120" w:after="0" w:line="240" w:lineRule="auto"/>
      <w:ind w:firstLine="720"/>
      <w:jc w:val="both"/>
    </w:pPr>
    <w:rPr>
      <w:rFonts w:ascii="Times New Roman" w:eastAsia="Times New Roman" w:hAnsi="Times New Roman"/>
      <w:sz w:val="24"/>
      <w:szCs w:val="24"/>
    </w:rPr>
  </w:style>
  <w:style w:type="character" w:customStyle="1" w:styleId="ListParagraphChar">
    <w:name w:val="List Paragraph Char"/>
    <w:link w:val="ListParagraph"/>
    <w:uiPriority w:val="34"/>
    <w:rsid w:val="00E601EC"/>
    <w:rPr>
      <w:sz w:val="22"/>
      <w:szCs w:val="22"/>
    </w:rPr>
  </w:style>
  <w:style w:type="paragraph" w:customStyle="1" w:styleId="Default">
    <w:name w:val="Default"/>
    <w:rsid w:val="00D219B8"/>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D219B8"/>
    <w:pPr>
      <w:spacing w:after="0" w:line="240" w:lineRule="auto"/>
      <w:jc w:val="both"/>
    </w:pPr>
    <w:rPr>
      <w:rFonts w:ascii=".VnTimeH" w:eastAsia="Times New Roman" w:hAnsi=".VnTimeH"/>
      <w:sz w:val="28"/>
      <w:szCs w:val="20"/>
    </w:rPr>
  </w:style>
  <w:style w:type="character" w:customStyle="1" w:styleId="BodyText2Char">
    <w:name w:val="Body Text 2 Char"/>
    <w:basedOn w:val="DefaultParagraphFont"/>
    <w:link w:val="BodyText2"/>
    <w:rsid w:val="00D219B8"/>
    <w:rPr>
      <w:rFonts w:ascii=".VnTimeH" w:eastAsia="Times New Roman" w:hAnsi=".VnTimeH"/>
      <w:sz w:val="28"/>
    </w:rPr>
  </w:style>
  <w:style w:type="paragraph" w:styleId="BodyText">
    <w:name w:val="Body Text"/>
    <w:basedOn w:val="Normal"/>
    <w:link w:val="BodyTextChar"/>
    <w:uiPriority w:val="99"/>
    <w:semiHidden/>
    <w:unhideWhenUsed/>
    <w:rsid w:val="00D219B8"/>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semiHidden/>
    <w:rsid w:val="00D219B8"/>
    <w:rPr>
      <w:rFonts w:ascii="Times New Roman" w:eastAsiaTheme="minorHAnsi" w:hAnsi="Times New Roman"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2D39E-B4C1-484A-B4C4-E939A7787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26</Pages>
  <Words>5341</Words>
  <Characters>30446</Characters>
  <Application>Microsoft Office Word</Application>
  <DocSecurity>0</DocSecurity>
  <Lines>253</Lines>
  <Paragraphs>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35716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13</cp:revision>
  <cp:lastPrinted>2015-08-11T15:14:00Z</cp:lastPrinted>
  <dcterms:created xsi:type="dcterms:W3CDTF">2024-05-16T03:27:00Z</dcterms:created>
  <dcterms:modified xsi:type="dcterms:W3CDTF">2024-08-07T09:40:00Z</dcterms:modified>
</cp:coreProperties>
</file>